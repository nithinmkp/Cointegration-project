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65B1" w14:textId="35511700" w:rsidR="001E0DCC" w:rsidRPr="001E0DCC" w:rsidRDefault="001E0DCC" w:rsidP="000B41F6">
      <w:pPr>
        <w:spacing w:line="480" w:lineRule="auto"/>
        <w:contextualSpacing/>
        <w:jc w:val="center"/>
        <w:rPr>
          <w:rFonts w:ascii="Times New Roman" w:hAnsi="Times New Roman" w:cs="Times New Roman"/>
          <w:color w:val="000000" w:themeColor="text1"/>
          <w:sz w:val="24"/>
          <w:szCs w:val="24"/>
        </w:rPr>
      </w:pPr>
      <w:r w:rsidRPr="001E0DCC">
        <w:rPr>
          <w:rFonts w:ascii="Times New Roman" w:hAnsi="Times New Roman" w:cs="Times New Roman"/>
          <w:color w:val="000000" w:themeColor="text1"/>
          <w:sz w:val="24"/>
          <w:szCs w:val="24"/>
        </w:rPr>
        <w:fldChar w:fldCharType="begin"/>
      </w:r>
      <w:r w:rsidRPr="001E0DCC">
        <w:rPr>
          <w:rFonts w:ascii="Times New Roman" w:hAnsi="Times New Roman" w:cs="Times New Roman"/>
          <w:color w:val="000000" w:themeColor="text1"/>
          <w:sz w:val="24"/>
          <w:szCs w:val="24"/>
        </w:rPr>
        <w:instrText xml:space="preserve"> INCLUDEPICTURE "/var/folders/xz/mzb9dcy1033dlh_pz8xh21jm0000gn/T/com.microsoft.Word/WebArchiveCopyPasteTempFiles/page2image20524416" \* MERGEFORMATINET </w:instrText>
      </w:r>
      <w:r w:rsidRPr="001E0DCC">
        <w:rPr>
          <w:rFonts w:ascii="Times New Roman" w:hAnsi="Times New Roman" w:cs="Times New Roman"/>
          <w:color w:val="000000" w:themeColor="text1"/>
          <w:sz w:val="24"/>
          <w:szCs w:val="24"/>
        </w:rPr>
        <w:fldChar w:fldCharType="separate"/>
      </w:r>
      <w:r w:rsidRPr="000B41F6">
        <w:rPr>
          <w:rFonts w:ascii="Times New Roman" w:hAnsi="Times New Roman" w:cs="Times New Roman"/>
          <w:noProof/>
          <w:color w:val="000000" w:themeColor="text1"/>
          <w:sz w:val="24"/>
          <w:szCs w:val="24"/>
        </w:rPr>
        <w:drawing>
          <wp:inline distT="0" distB="0" distL="0" distR="0" wp14:anchorId="3278AB75" wp14:editId="3A2194AA">
            <wp:extent cx="2870200" cy="1587500"/>
            <wp:effectExtent l="0" t="0" r="0" b="0"/>
            <wp:docPr id="2" name="Picture 2" descr="page2image2052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2image205244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0200" cy="1587500"/>
                    </a:xfrm>
                    <a:prstGeom prst="rect">
                      <a:avLst/>
                    </a:prstGeom>
                    <a:noFill/>
                    <a:ln>
                      <a:noFill/>
                    </a:ln>
                  </pic:spPr>
                </pic:pic>
              </a:graphicData>
            </a:graphic>
          </wp:inline>
        </w:drawing>
      </w:r>
      <w:r w:rsidRPr="001E0DCC">
        <w:rPr>
          <w:rFonts w:ascii="Times New Roman" w:hAnsi="Times New Roman" w:cs="Times New Roman"/>
          <w:color w:val="000000" w:themeColor="text1"/>
          <w:sz w:val="24"/>
          <w:szCs w:val="24"/>
        </w:rPr>
        <w:fldChar w:fldCharType="end"/>
      </w:r>
    </w:p>
    <w:p w14:paraId="64C99F2C" w14:textId="77777777" w:rsidR="001E0DCC" w:rsidRPr="000B41F6" w:rsidRDefault="001E0DCC" w:rsidP="000B41F6">
      <w:pPr>
        <w:spacing w:line="480" w:lineRule="auto"/>
        <w:contextualSpacing/>
        <w:rPr>
          <w:rFonts w:ascii="Times New Roman" w:hAnsi="Times New Roman" w:cs="Times New Roman"/>
          <w:b/>
          <w:bCs/>
          <w:color w:val="000000" w:themeColor="text1"/>
          <w:sz w:val="24"/>
          <w:szCs w:val="24"/>
          <w:lang w:val="en-US"/>
        </w:rPr>
      </w:pPr>
    </w:p>
    <w:p w14:paraId="36DFB9E1" w14:textId="77777777" w:rsidR="001E0DCC" w:rsidRPr="000B41F6" w:rsidRDefault="001E0DCC" w:rsidP="000B41F6">
      <w:pPr>
        <w:spacing w:line="480" w:lineRule="auto"/>
        <w:contextualSpacing/>
        <w:rPr>
          <w:rFonts w:ascii="Times New Roman" w:hAnsi="Times New Roman" w:cs="Times New Roman"/>
          <w:b/>
          <w:bCs/>
          <w:color w:val="000000" w:themeColor="text1"/>
          <w:sz w:val="24"/>
          <w:szCs w:val="24"/>
          <w:lang w:val="en-US"/>
        </w:rPr>
      </w:pPr>
    </w:p>
    <w:p w14:paraId="2AA07DA9" w14:textId="77777777" w:rsidR="001E0DCC" w:rsidRPr="000B41F6" w:rsidRDefault="001E0DCC" w:rsidP="000B41F6">
      <w:pPr>
        <w:spacing w:line="480" w:lineRule="auto"/>
        <w:contextualSpacing/>
        <w:rPr>
          <w:rFonts w:ascii="Times New Roman" w:hAnsi="Times New Roman" w:cs="Times New Roman"/>
          <w:b/>
          <w:bCs/>
          <w:color w:val="000000" w:themeColor="text1"/>
          <w:sz w:val="24"/>
          <w:szCs w:val="24"/>
          <w:lang w:val="en-US"/>
        </w:rPr>
      </w:pPr>
    </w:p>
    <w:p w14:paraId="5832A162" w14:textId="77777777" w:rsidR="001E0DCC" w:rsidRPr="000B41F6" w:rsidRDefault="001E0DCC" w:rsidP="000B41F6">
      <w:pPr>
        <w:spacing w:line="480" w:lineRule="auto"/>
        <w:contextualSpacing/>
        <w:rPr>
          <w:rFonts w:ascii="Times New Roman" w:hAnsi="Times New Roman" w:cs="Times New Roman"/>
          <w:b/>
          <w:bCs/>
          <w:color w:val="000000" w:themeColor="text1"/>
          <w:sz w:val="24"/>
          <w:szCs w:val="24"/>
          <w:lang w:val="en-US"/>
        </w:rPr>
      </w:pPr>
    </w:p>
    <w:p w14:paraId="545E3B22" w14:textId="443843B6" w:rsidR="001E0DCC" w:rsidRPr="009915BD" w:rsidRDefault="00926240" w:rsidP="000B41F6">
      <w:pPr>
        <w:spacing w:before="100" w:beforeAutospacing="1" w:after="100" w:afterAutospacing="1" w:line="480" w:lineRule="auto"/>
        <w:contextualSpacing/>
        <w:jc w:val="center"/>
        <w:rPr>
          <w:rFonts w:ascii="Times New Roman" w:hAnsi="Times New Roman" w:cs="Times New Roman"/>
          <w:b/>
          <w:bCs/>
          <w:color w:val="000000" w:themeColor="text1"/>
          <w:sz w:val="36"/>
          <w:szCs w:val="36"/>
        </w:rPr>
      </w:pPr>
      <w:del w:id="0" w:author="Abhijit Sharma" w:date="2022-05-29T17:26:00Z">
        <w:r w:rsidRPr="009915BD" w:rsidDel="001F6D43">
          <w:rPr>
            <w:rFonts w:ascii="Times New Roman" w:hAnsi="Times New Roman" w:cs="Times New Roman"/>
            <w:b/>
            <w:bCs/>
            <w:color w:val="000000" w:themeColor="text1"/>
            <w:sz w:val="36"/>
            <w:szCs w:val="36"/>
          </w:rPr>
          <w:delText xml:space="preserve">Essays on </w:delText>
        </w:r>
        <w:r w:rsidR="00371F21" w:rsidRPr="009915BD" w:rsidDel="001F6D43">
          <w:rPr>
            <w:rFonts w:ascii="Times New Roman" w:hAnsi="Times New Roman" w:cs="Times New Roman"/>
            <w:b/>
            <w:bCs/>
            <w:color w:val="000000" w:themeColor="text1"/>
            <w:sz w:val="36"/>
            <w:szCs w:val="36"/>
          </w:rPr>
          <w:delText>Cointegration</w:delText>
        </w:r>
        <w:r w:rsidR="00DD701D" w:rsidRPr="009915BD" w:rsidDel="001F6D43">
          <w:rPr>
            <w:rFonts w:ascii="Times New Roman" w:hAnsi="Times New Roman" w:cs="Times New Roman"/>
            <w:b/>
            <w:bCs/>
            <w:color w:val="000000" w:themeColor="text1"/>
            <w:sz w:val="36"/>
            <w:szCs w:val="36"/>
          </w:rPr>
          <w:delText xml:space="preserve"> of Prices</w:delText>
        </w:r>
      </w:del>
      <w:ins w:id="1" w:author="Abhijit Sharma" w:date="2022-05-29T17:26:00Z">
        <w:r w:rsidR="001F6D43">
          <w:rPr>
            <w:rFonts w:ascii="Times New Roman" w:hAnsi="Times New Roman" w:cs="Times New Roman"/>
            <w:b/>
            <w:bCs/>
            <w:color w:val="000000" w:themeColor="text1"/>
            <w:sz w:val="36"/>
            <w:szCs w:val="36"/>
          </w:rPr>
          <w:t xml:space="preserve">An Essay on Price Cointegration </w:t>
        </w:r>
      </w:ins>
      <w:ins w:id="2" w:author="Abhijit Sharma" w:date="2022-05-29T17:37:00Z">
        <w:r w:rsidR="00D270C1">
          <w:rPr>
            <w:rFonts w:ascii="Times New Roman" w:hAnsi="Times New Roman" w:cs="Times New Roman"/>
            <w:b/>
            <w:bCs/>
            <w:color w:val="000000" w:themeColor="text1"/>
            <w:sz w:val="36"/>
            <w:szCs w:val="36"/>
          </w:rPr>
          <w:t>in the US Paper Related Market</w:t>
        </w:r>
      </w:ins>
    </w:p>
    <w:p w14:paraId="0AC80EC3" w14:textId="7FAE917E" w:rsidR="001E0DCC" w:rsidRPr="009915BD" w:rsidRDefault="001E0DCC" w:rsidP="000B41F6">
      <w:pPr>
        <w:tabs>
          <w:tab w:val="left" w:pos="3340"/>
        </w:tabs>
        <w:spacing w:line="480" w:lineRule="auto"/>
        <w:contextualSpacing/>
        <w:rPr>
          <w:rFonts w:ascii="Times New Roman" w:hAnsi="Times New Roman" w:cs="Times New Roman"/>
          <w:b/>
          <w:bCs/>
          <w:color w:val="000000" w:themeColor="text1"/>
          <w:sz w:val="28"/>
          <w:szCs w:val="28"/>
          <w:lang w:val="en-US"/>
        </w:rPr>
      </w:pPr>
      <w:r w:rsidRPr="000B41F6">
        <w:rPr>
          <w:rFonts w:ascii="Times New Roman" w:hAnsi="Times New Roman" w:cs="Times New Roman"/>
          <w:b/>
          <w:bCs/>
          <w:color w:val="000000" w:themeColor="text1"/>
          <w:sz w:val="24"/>
          <w:szCs w:val="24"/>
          <w:lang w:val="en-US"/>
        </w:rPr>
        <w:tab/>
      </w:r>
      <w:proofErr w:type="spellStart"/>
      <w:r w:rsidRPr="009915BD">
        <w:rPr>
          <w:rFonts w:ascii="Times New Roman" w:hAnsi="Times New Roman" w:cs="Times New Roman"/>
          <w:b/>
          <w:bCs/>
          <w:color w:val="000000" w:themeColor="text1"/>
          <w:sz w:val="28"/>
          <w:szCs w:val="28"/>
          <w:lang w:val="en-US"/>
        </w:rPr>
        <w:t>Sreelakshmi</w:t>
      </w:r>
      <w:proofErr w:type="spellEnd"/>
      <w:r w:rsidRPr="009915BD">
        <w:rPr>
          <w:rFonts w:ascii="Times New Roman" w:hAnsi="Times New Roman" w:cs="Times New Roman"/>
          <w:b/>
          <w:bCs/>
          <w:color w:val="000000" w:themeColor="text1"/>
          <w:sz w:val="28"/>
          <w:szCs w:val="28"/>
          <w:lang w:val="en-US"/>
        </w:rPr>
        <w:t xml:space="preserve"> Sajeev</w:t>
      </w:r>
    </w:p>
    <w:p w14:paraId="67109A66" w14:textId="03003AD0"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3ADCE56D" w14:textId="475A525A"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6F1629AC" w14:textId="4049A9AA"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64FEB419" w14:textId="1A501F04"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0EC2A091" w14:textId="5B96926C"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33EC136D" w14:textId="60B91B12" w:rsidR="001E0DCC" w:rsidRPr="000B41F6" w:rsidRDefault="001E0DCC" w:rsidP="000B41F6">
      <w:pPr>
        <w:spacing w:before="100" w:beforeAutospacing="1" w:after="100" w:afterAutospacing="1" w:line="480" w:lineRule="auto"/>
        <w:contextualSpacing/>
        <w:jc w:val="center"/>
        <w:rPr>
          <w:rFonts w:ascii="Times New Roman" w:hAnsi="Times New Roman" w:cs="Times New Roman"/>
          <w:b/>
          <w:bCs/>
          <w:color w:val="000000" w:themeColor="text1"/>
          <w:sz w:val="24"/>
          <w:szCs w:val="24"/>
        </w:rPr>
      </w:pPr>
      <w:r w:rsidRPr="001E0DCC">
        <w:rPr>
          <w:rFonts w:ascii="Times New Roman" w:hAnsi="Times New Roman" w:cs="Times New Roman"/>
          <w:b/>
          <w:bCs/>
          <w:color w:val="000000" w:themeColor="text1"/>
          <w:sz w:val="24"/>
          <w:szCs w:val="24"/>
        </w:rPr>
        <w:t>The University of Huddersfield</w:t>
      </w:r>
    </w:p>
    <w:p w14:paraId="3850784D" w14:textId="7951CEFA" w:rsidR="001E0DCC" w:rsidRPr="001E0DCC" w:rsidRDefault="001E0DCC" w:rsidP="000B41F6">
      <w:pPr>
        <w:spacing w:before="100" w:beforeAutospacing="1" w:after="100" w:afterAutospacing="1" w:line="480" w:lineRule="auto"/>
        <w:contextualSpacing/>
        <w:jc w:val="center"/>
        <w:rPr>
          <w:rFonts w:ascii="Times New Roman" w:hAnsi="Times New Roman" w:cs="Times New Roman"/>
          <w:b/>
          <w:bCs/>
          <w:color w:val="000000" w:themeColor="text1"/>
          <w:sz w:val="24"/>
          <w:szCs w:val="24"/>
        </w:rPr>
      </w:pPr>
      <w:r w:rsidRPr="000B41F6">
        <w:rPr>
          <w:rFonts w:ascii="Times New Roman" w:hAnsi="Times New Roman" w:cs="Times New Roman"/>
          <w:b/>
          <w:bCs/>
          <w:color w:val="000000" w:themeColor="text1"/>
          <w:sz w:val="24"/>
          <w:szCs w:val="24"/>
        </w:rPr>
        <w:t>April 2022</w:t>
      </w:r>
    </w:p>
    <w:p w14:paraId="3A7C1878" w14:textId="77777777"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3A146211" w14:textId="77777777" w:rsidR="00D369F7" w:rsidRPr="000B41F6" w:rsidRDefault="001E0DCC" w:rsidP="000B41F6">
      <w:pPr>
        <w:tabs>
          <w:tab w:val="left" w:pos="3340"/>
        </w:tabs>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br w:type="page"/>
      </w:r>
    </w:p>
    <w:bookmarkStart w:id="3" w:name="_Toc101072323" w:displacedByCustomXml="next"/>
    <w:sdt>
      <w:sdtPr>
        <w:rPr>
          <w:rFonts w:ascii="Times New Roman" w:eastAsiaTheme="minorHAnsi" w:hAnsi="Times New Roman" w:cs="Times New Roman"/>
          <w:bCs w:val="0"/>
          <w:color w:val="000000" w:themeColor="text1"/>
          <w:sz w:val="24"/>
          <w:szCs w:val="24"/>
        </w:rPr>
        <w:id w:val="477896025"/>
        <w:docPartObj>
          <w:docPartGallery w:val="Table of Contents"/>
          <w:docPartUnique/>
        </w:docPartObj>
      </w:sdtPr>
      <w:sdtEndPr>
        <w:rPr>
          <w:b/>
          <w:noProof/>
        </w:rPr>
      </w:sdtEndPr>
      <w:sdtContent>
        <w:p w14:paraId="1D371586" w14:textId="589604AE" w:rsidR="00D369F7" w:rsidRPr="000B41F6" w:rsidRDefault="00D369F7" w:rsidP="00371F21">
          <w:pPr>
            <w:pStyle w:val="Heading1"/>
            <w:spacing w:line="480" w:lineRule="auto"/>
            <w:contextualSpacing/>
            <w:jc w:val="center"/>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Table of Contents</w:t>
          </w:r>
          <w:bookmarkEnd w:id="3"/>
        </w:p>
        <w:p w14:paraId="0C1211DB" w14:textId="3F3976F0" w:rsidR="009915BD" w:rsidRDefault="00D369F7">
          <w:pPr>
            <w:pStyle w:val="TOC1"/>
            <w:tabs>
              <w:tab w:val="right" w:leader="dot" w:pos="9016"/>
            </w:tabs>
            <w:rPr>
              <w:rFonts w:eastAsiaTheme="minorEastAsia" w:cstheme="minorBidi"/>
              <w:b w:val="0"/>
              <w:bCs w:val="0"/>
              <w:caps w:val="0"/>
              <w:noProof/>
              <w:sz w:val="24"/>
              <w:szCs w:val="24"/>
              <w:lang w:eastAsia="en-GB"/>
            </w:rPr>
          </w:pPr>
          <w:r w:rsidRPr="000B41F6">
            <w:rPr>
              <w:rFonts w:ascii="Times New Roman" w:hAnsi="Times New Roman" w:cs="Times New Roman"/>
              <w:b w:val="0"/>
              <w:bCs w:val="0"/>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TOC \o "1-3" \h \z \u </w:instrText>
          </w:r>
          <w:r w:rsidRPr="000B41F6">
            <w:rPr>
              <w:rFonts w:ascii="Times New Roman" w:hAnsi="Times New Roman" w:cs="Times New Roman"/>
              <w:b w:val="0"/>
              <w:bCs w:val="0"/>
              <w:color w:val="000000" w:themeColor="text1"/>
              <w:sz w:val="24"/>
              <w:szCs w:val="24"/>
            </w:rPr>
            <w:fldChar w:fldCharType="separate"/>
          </w:r>
          <w:hyperlink w:anchor="_Toc101072323" w:history="1">
            <w:r w:rsidR="009915BD" w:rsidRPr="00174B3D">
              <w:rPr>
                <w:rStyle w:val="Hyperlink"/>
                <w:rFonts w:ascii="Times New Roman" w:hAnsi="Times New Roman" w:cs="Times New Roman"/>
                <w:noProof/>
              </w:rPr>
              <w:t>Table of Contents</w:t>
            </w:r>
            <w:r w:rsidR="009915BD">
              <w:rPr>
                <w:noProof/>
                <w:webHidden/>
              </w:rPr>
              <w:tab/>
            </w:r>
            <w:r w:rsidR="009915BD">
              <w:rPr>
                <w:noProof/>
                <w:webHidden/>
              </w:rPr>
              <w:fldChar w:fldCharType="begin"/>
            </w:r>
            <w:r w:rsidR="009915BD">
              <w:rPr>
                <w:noProof/>
                <w:webHidden/>
              </w:rPr>
              <w:instrText xml:space="preserve"> PAGEREF _Toc101072323 \h </w:instrText>
            </w:r>
            <w:r w:rsidR="009915BD">
              <w:rPr>
                <w:noProof/>
                <w:webHidden/>
              </w:rPr>
            </w:r>
            <w:r w:rsidR="009915BD">
              <w:rPr>
                <w:noProof/>
                <w:webHidden/>
              </w:rPr>
              <w:fldChar w:fldCharType="separate"/>
            </w:r>
            <w:r w:rsidR="009915BD">
              <w:rPr>
                <w:noProof/>
                <w:webHidden/>
              </w:rPr>
              <w:t>2</w:t>
            </w:r>
            <w:r w:rsidR="009915BD">
              <w:rPr>
                <w:noProof/>
                <w:webHidden/>
              </w:rPr>
              <w:fldChar w:fldCharType="end"/>
            </w:r>
          </w:hyperlink>
        </w:p>
        <w:p w14:paraId="2C43BE67" w14:textId="6DB9CB54"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4" w:history="1">
            <w:r w:rsidR="009915BD" w:rsidRPr="00174B3D">
              <w:rPr>
                <w:rStyle w:val="Hyperlink"/>
                <w:rFonts w:ascii="Times New Roman" w:hAnsi="Times New Roman" w:cs="Times New Roman"/>
                <w:noProof/>
                <w:lang w:val="en-US"/>
              </w:rPr>
              <w:t>List of figures</w:t>
            </w:r>
            <w:r w:rsidR="009915BD">
              <w:rPr>
                <w:noProof/>
                <w:webHidden/>
              </w:rPr>
              <w:tab/>
            </w:r>
            <w:r w:rsidR="009915BD">
              <w:rPr>
                <w:noProof/>
                <w:webHidden/>
              </w:rPr>
              <w:fldChar w:fldCharType="begin"/>
            </w:r>
            <w:r w:rsidR="009915BD">
              <w:rPr>
                <w:noProof/>
                <w:webHidden/>
              </w:rPr>
              <w:instrText xml:space="preserve"> PAGEREF _Toc101072324 \h </w:instrText>
            </w:r>
            <w:r w:rsidR="009915BD">
              <w:rPr>
                <w:noProof/>
                <w:webHidden/>
              </w:rPr>
            </w:r>
            <w:r w:rsidR="009915BD">
              <w:rPr>
                <w:noProof/>
                <w:webHidden/>
              </w:rPr>
              <w:fldChar w:fldCharType="separate"/>
            </w:r>
            <w:r w:rsidR="009915BD">
              <w:rPr>
                <w:noProof/>
                <w:webHidden/>
              </w:rPr>
              <w:t>3</w:t>
            </w:r>
            <w:r w:rsidR="009915BD">
              <w:rPr>
                <w:noProof/>
                <w:webHidden/>
              </w:rPr>
              <w:fldChar w:fldCharType="end"/>
            </w:r>
          </w:hyperlink>
        </w:p>
        <w:p w14:paraId="3DEC3699" w14:textId="7DACCEBC"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5" w:history="1">
            <w:r w:rsidR="009915BD" w:rsidRPr="00174B3D">
              <w:rPr>
                <w:rStyle w:val="Hyperlink"/>
                <w:rFonts w:ascii="Times New Roman" w:hAnsi="Times New Roman" w:cs="Times New Roman"/>
                <w:noProof/>
                <w:lang w:val="en-US"/>
              </w:rPr>
              <w:t>List of Tables</w:t>
            </w:r>
            <w:r w:rsidR="009915BD">
              <w:rPr>
                <w:noProof/>
                <w:webHidden/>
              </w:rPr>
              <w:tab/>
            </w:r>
            <w:r w:rsidR="009915BD">
              <w:rPr>
                <w:noProof/>
                <w:webHidden/>
              </w:rPr>
              <w:fldChar w:fldCharType="begin"/>
            </w:r>
            <w:r w:rsidR="009915BD">
              <w:rPr>
                <w:noProof/>
                <w:webHidden/>
              </w:rPr>
              <w:instrText xml:space="preserve"> PAGEREF _Toc101072325 \h </w:instrText>
            </w:r>
            <w:r w:rsidR="009915BD">
              <w:rPr>
                <w:noProof/>
                <w:webHidden/>
              </w:rPr>
            </w:r>
            <w:r w:rsidR="009915BD">
              <w:rPr>
                <w:noProof/>
                <w:webHidden/>
              </w:rPr>
              <w:fldChar w:fldCharType="separate"/>
            </w:r>
            <w:r w:rsidR="009915BD">
              <w:rPr>
                <w:noProof/>
                <w:webHidden/>
              </w:rPr>
              <w:t>4</w:t>
            </w:r>
            <w:r w:rsidR="009915BD">
              <w:rPr>
                <w:noProof/>
                <w:webHidden/>
              </w:rPr>
              <w:fldChar w:fldCharType="end"/>
            </w:r>
          </w:hyperlink>
        </w:p>
        <w:p w14:paraId="29F75739" w14:textId="4A64AC03"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6" w:history="1">
            <w:r w:rsidR="009915BD" w:rsidRPr="00174B3D">
              <w:rPr>
                <w:rStyle w:val="Hyperlink"/>
                <w:noProof/>
              </w:rPr>
              <w:t>Abstract</w:t>
            </w:r>
            <w:r w:rsidR="009915BD">
              <w:rPr>
                <w:noProof/>
                <w:webHidden/>
              </w:rPr>
              <w:tab/>
            </w:r>
            <w:r w:rsidR="009915BD">
              <w:rPr>
                <w:noProof/>
                <w:webHidden/>
              </w:rPr>
              <w:fldChar w:fldCharType="begin"/>
            </w:r>
            <w:r w:rsidR="009915BD">
              <w:rPr>
                <w:noProof/>
                <w:webHidden/>
              </w:rPr>
              <w:instrText xml:space="preserve"> PAGEREF _Toc101072326 \h </w:instrText>
            </w:r>
            <w:r w:rsidR="009915BD">
              <w:rPr>
                <w:noProof/>
                <w:webHidden/>
              </w:rPr>
            </w:r>
            <w:r w:rsidR="009915BD">
              <w:rPr>
                <w:noProof/>
                <w:webHidden/>
              </w:rPr>
              <w:fldChar w:fldCharType="separate"/>
            </w:r>
            <w:r w:rsidR="009915BD">
              <w:rPr>
                <w:noProof/>
                <w:webHidden/>
              </w:rPr>
              <w:t>5</w:t>
            </w:r>
            <w:r w:rsidR="009915BD">
              <w:rPr>
                <w:noProof/>
                <w:webHidden/>
              </w:rPr>
              <w:fldChar w:fldCharType="end"/>
            </w:r>
          </w:hyperlink>
        </w:p>
        <w:p w14:paraId="10D9FA61" w14:textId="64018934"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7" w:history="1">
            <w:r w:rsidR="009915BD" w:rsidRPr="00174B3D">
              <w:rPr>
                <w:rStyle w:val="Hyperlink"/>
                <w:noProof/>
              </w:rPr>
              <w:t>1.Introduction</w:t>
            </w:r>
            <w:r w:rsidR="009915BD">
              <w:rPr>
                <w:noProof/>
                <w:webHidden/>
              </w:rPr>
              <w:tab/>
            </w:r>
            <w:r w:rsidR="009915BD">
              <w:rPr>
                <w:noProof/>
                <w:webHidden/>
              </w:rPr>
              <w:fldChar w:fldCharType="begin"/>
            </w:r>
            <w:r w:rsidR="009915BD">
              <w:rPr>
                <w:noProof/>
                <w:webHidden/>
              </w:rPr>
              <w:instrText xml:space="preserve"> PAGEREF _Toc101072327 \h </w:instrText>
            </w:r>
            <w:r w:rsidR="009915BD">
              <w:rPr>
                <w:noProof/>
                <w:webHidden/>
              </w:rPr>
            </w:r>
            <w:r w:rsidR="009915BD">
              <w:rPr>
                <w:noProof/>
                <w:webHidden/>
              </w:rPr>
              <w:fldChar w:fldCharType="separate"/>
            </w:r>
            <w:r w:rsidR="009915BD">
              <w:rPr>
                <w:noProof/>
                <w:webHidden/>
              </w:rPr>
              <w:t>6</w:t>
            </w:r>
            <w:r w:rsidR="009915BD">
              <w:rPr>
                <w:noProof/>
                <w:webHidden/>
              </w:rPr>
              <w:fldChar w:fldCharType="end"/>
            </w:r>
          </w:hyperlink>
        </w:p>
        <w:p w14:paraId="15671875" w14:textId="61B1DE5A"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8" w:history="1">
            <w:r w:rsidR="009915BD" w:rsidRPr="00174B3D">
              <w:rPr>
                <w:rStyle w:val="Hyperlink"/>
                <w:noProof/>
              </w:rPr>
              <w:t>2.Motivation</w:t>
            </w:r>
            <w:r w:rsidR="009915BD">
              <w:rPr>
                <w:noProof/>
                <w:webHidden/>
              </w:rPr>
              <w:tab/>
            </w:r>
            <w:r w:rsidR="009915BD">
              <w:rPr>
                <w:noProof/>
                <w:webHidden/>
              </w:rPr>
              <w:fldChar w:fldCharType="begin"/>
            </w:r>
            <w:r w:rsidR="009915BD">
              <w:rPr>
                <w:noProof/>
                <w:webHidden/>
              </w:rPr>
              <w:instrText xml:space="preserve"> PAGEREF _Toc101072328 \h </w:instrText>
            </w:r>
            <w:r w:rsidR="009915BD">
              <w:rPr>
                <w:noProof/>
                <w:webHidden/>
              </w:rPr>
            </w:r>
            <w:r w:rsidR="009915BD">
              <w:rPr>
                <w:noProof/>
                <w:webHidden/>
              </w:rPr>
              <w:fldChar w:fldCharType="separate"/>
            </w:r>
            <w:r w:rsidR="009915BD">
              <w:rPr>
                <w:noProof/>
                <w:webHidden/>
              </w:rPr>
              <w:t>11</w:t>
            </w:r>
            <w:r w:rsidR="009915BD">
              <w:rPr>
                <w:noProof/>
                <w:webHidden/>
              </w:rPr>
              <w:fldChar w:fldCharType="end"/>
            </w:r>
          </w:hyperlink>
        </w:p>
        <w:p w14:paraId="2F220357" w14:textId="789AAEAD"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29" w:history="1">
            <w:r w:rsidR="009915BD" w:rsidRPr="00174B3D">
              <w:rPr>
                <w:rStyle w:val="Hyperlink"/>
                <w:noProof/>
              </w:rPr>
              <w:t>3. Literature Review</w:t>
            </w:r>
            <w:r w:rsidR="009915BD">
              <w:rPr>
                <w:noProof/>
                <w:webHidden/>
              </w:rPr>
              <w:tab/>
            </w:r>
            <w:r w:rsidR="009915BD">
              <w:rPr>
                <w:noProof/>
                <w:webHidden/>
              </w:rPr>
              <w:fldChar w:fldCharType="begin"/>
            </w:r>
            <w:r w:rsidR="009915BD">
              <w:rPr>
                <w:noProof/>
                <w:webHidden/>
              </w:rPr>
              <w:instrText xml:space="preserve"> PAGEREF _Toc101072329 \h </w:instrText>
            </w:r>
            <w:r w:rsidR="009915BD">
              <w:rPr>
                <w:noProof/>
                <w:webHidden/>
              </w:rPr>
            </w:r>
            <w:r w:rsidR="009915BD">
              <w:rPr>
                <w:noProof/>
                <w:webHidden/>
              </w:rPr>
              <w:fldChar w:fldCharType="separate"/>
            </w:r>
            <w:r w:rsidR="009915BD">
              <w:rPr>
                <w:noProof/>
                <w:webHidden/>
              </w:rPr>
              <w:t>14</w:t>
            </w:r>
            <w:r w:rsidR="009915BD">
              <w:rPr>
                <w:noProof/>
                <w:webHidden/>
              </w:rPr>
              <w:fldChar w:fldCharType="end"/>
            </w:r>
          </w:hyperlink>
        </w:p>
        <w:p w14:paraId="46E6FB58" w14:textId="4D91729A"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30" w:history="1">
            <w:r w:rsidR="009915BD" w:rsidRPr="00174B3D">
              <w:rPr>
                <w:rStyle w:val="Hyperlink"/>
                <w:noProof/>
              </w:rPr>
              <w:t>4.Theoretical Framework</w:t>
            </w:r>
            <w:r w:rsidR="009915BD">
              <w:rPr>
                <w:noProof/>
                <w:webHidden/>
              </w:rPr>
              <w:tab/>
            </w:r>
            <w:r w:rsidR="009915BD">
              <w:rPr>
                <w:noProof/>
                <w:webHidden/>
              </w:rPr>
              <w:fldChar w:fldCharType="begin"/>
            </w:r>
            <w:r w:rsidR="009915BD">
              <w:rPr>
                <w:noProof/>
                <w:webHidden/>
              </w:rPr>
              <w:instrText xml:space="preserve"> PAGEREF _Toc101072330 \h </w:instrText>
            </w:r>
            <w:r w:rsidR="009915BD">
              <w:rPr>
                <w:noProof/>
                <w:webHidden/>
              </w:rPr>
            </w:r>
            <w:r w:rsidR="009915BD">
              <w:rPr>
                <w:noProof/>
                <w:webHidden/>
              </w:rPr>
              <w:fldChar w:fldCharType="separate"/>
            </w:r>
            <w:r w:rsidR="009915BD">
              <w:rPr>
                <w:noProof/>
                <w:webHidden/>
              </w:rPr>
              <w:t>18</w:t>
            </w:r>
            <w:r w:rsidR="009915BD">
              <w:rPr>
                <w:noProof/>
                <w:webHidden/>
              </w:rPr>
              <w:fldChar w:fldCharType="end"/>
            </w:r>
          </w:hyperlink>
        </w:p>
        <w:p w14:paraId="26453789" w14:textId="77475231"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31" w:history="1">
            <w:r w:rsidR="009915BD" w:rsidRPr="00174B3D">
              <w:rPr>
                <w:rStyle w:val="Hyperlink"/>
                <w:noProof/>
              </w:rPr>
              <w:t>5.Data and Methods</w:t>
            </w:r>
            <w:r w:rsidR="009915BD">
              <w:rPr>
                <w:noProof/>
                <w:webHidden/>
              </w:rPr>
              <w:tab/>
            </w:r>
            <w:r w:rsidR="009915BD">
              <w:rPr>
                <w:noProof/>
                <w:webHidden/>
              </w:rPr>
              <w:fldChar w:fldCharType="begin"/>
            </w:r>
            <w:r w:rsidR="009915BD">
              <w:rPr>
                <w:noProof/>
                <w:webHidden/>
              </w:rPr>
              <w:instrText xml:space="preserve"> PAGEREF _Toc101072331 \h </w:instrText>
            </w:r>
            <w:r w:rsidR="009915BD">
              <w:rPr>
                <w:noProof/>
                <w:webHidden/>
              </w:rPr>
            </w:r>
            <w:r w:rsidR="009915BD">
              <w:rPr>
                <w:noProof/>
                <w:webHidden/>
              </w:rPr>
              <w:fldChar w:fldCharType="separate"/>
            </w:r>
            <w:r w:rsidR="009915BD">
              <w:rPr>
                <w:noProof/>
                <w:webHidden/>
              </w:rPr>
              <w:t>22</w:t>
            </w:r>
            <w:r w:rsidR="009915BD">
              <w:rPr>
                <w:noProof/>
                <w:webHidden/>
              </w:rPr>
              <w:fldChar w:fldCharType="end"/>
            </w:r>
          </w:hyperlink>
        </w:p>
        <w:p w14:paraId="48705112" w14:textId="14A3D0B3"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32" w:history="1">
            <w:r w:rsidR="009915BD" w:rsidRPr="00174B3D">
              <w:rPr>
                <w:rStyle w:val="Hyperlink"/>
                <w:noProof/>
              </w:rPr>
              <w:t>6.Results and discussion</w:t>
            </w:r>
            <w:r w:rsidR="009915BD">
              <w:rPr>
                <w:noProof/>
                <w:webHidden/>
              </w:rPr>
              <w:tab/>
            </w:r>
            <w:r w:rsidR="009915BD">
              <w:rPr>
                <w:noProof/>
                <w:webHidden/>
              </w:rPr>
              <w:fldChar w:fldCharType="begin"/>
            </w:r>
            <w:r w:rsidR="009915BD">
              <w:rPr>
                <w:noProof/>
                <w:webHidden/>
              </w:rPr>
              <w:instrText xml:space="preserve"> PAGEREF _Toc101072332 \h </w:instrText>
            </w:r>
            <w:r w:rsidR="009915BD">
              <w:rPr>
                <w:noProof/>
                <w:webHidden/>
              </w:rPr>
            </w:r>
            <w:r w:rsidR="009915BD">
              <w:rPr>
                <w:noProof/>
                <w:webHidden/>
              </w:rPr>
              <w:fldChar w:fldCharType="separate"/>
            </w:r>
            <w:r w:rsidR="009915BD">
              <w:rPr>
                <w:noProof/>
                <w:webHidden/>
              </w:rPr>
              <w:t>28</w:t>
            </w:r>
            <w:r w:rsidR="009915BD">
              <w:rPr>
                <w:noProof/>
                <w:webHidden/>
              </w:rPr>
              <w:fldChar w:fldCharType="end"/>
            </w:r>
          </w:hyperlink>
        </w:p>
        <w:p w14:paraId="17E2F243" w14:textId="11EC12E6"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33" w:history="1">
            <w:r w:rsidR="009915BD" w:rsidRPr="00174B3D">
              <w:rPr>
                <w:rStyle w:val="Hyperlink"/>
                <w:noProof/>
              </w:rPr>
              <w:t>7.Conclusion</w:t>
            </w:r>
            <w:r w:rsidR="009915BD">
              <w:rPr>
                <w:noProof/>
                <w:webHidden/>
              </w:rPr>
              <w:tab/>
            </w:r>
            <w:r w:rsidR="009915BD">
              <w:rPr>
                <w:noProof/>
                <w:webHidden/>
              </w:rPr>
              <w:fldChar w:fldCharType="begin"/>
            </w:r>
            <w:r w:rsidR="009915BD">
              <w:rPr>
                <w:noProof/>
                <w:webHidden/>
              </w:rPr>
              <w:instrText xml:space="preserve"> PAGEREF _Toc101072333 \h </w:instrText>
            </w:r>
            <w:r w:rsidR="009915BD">
              <w:rPr>
                <w:noProof/>
                <w:webHidden/>
              </w:rPr>
            </w:r>
            <w:r w:rsidR="009915BD">
              <w:rPr>
                <w:noProof/>
                <w:webHidden/>
              </w:rPr>
              <w:fldChar w:fldCharType="separate"/>
            </w:r>
            <w:r w:rsidR="009915BD">
              <w:rPr>
                <w:noProof/>
                <w:webHidden/>
              </w:rPr>
              <w:t>35</w:t>
            </w:r>
            <w:r w:rsidR="009915BD">
              <w:rPr>
                <w:noProof/>
                <w:webHidden/>
              </w:rPr>
              <w:fldChar w:fldCharType="end"/>
            </w:r>
          </w:hyperlink>
        </w:p>
        <w:p w14:paraId="7874BC31" w14:textId="2A4F5735" w:rsidR="009915BD" w:rsidRDefault="00C364E2">
          <w:pPr>
            <w:pStyle w:val="TOC1"/>
            <w:tabs>
              <w:tab w:val="right" w:leader="dot" w:pos="9016"/>
            </w:tabs>
            <w:rPr>
              <w:rFonts w:eastAsiaTheme="minorEastAsia" w:cstheme="minorBidi"/>
              <w:b w:val="0"/>
              <w:bCs w:val="0"/>
              <w:caps w:val="0"/>
              <w:noProof/>
              <w:sz w:val="24"/>
              <w:szCs w:val="24"/>
              <w:lang w:eastAsia="en-GB"/>
            </w:rPr>
          </w:pPr>
          <w:hyperlink w:anchor="_Toc101072334" w:history="1">
            <w:r w:rsidR="009915BD" w:rsidRPr="00174B3D">
              <w:rPr>
                <w:rStyle w:val="Hyperlink"/>
                <w:noProof/>
              </w:rPr>
              <w:t>References</w:t>
            </w:r>
            <w:r w:rsidR="009915BD">
              <w:rPr>
                <w:noProof/>
                <w:webHidden/>
              </w:rPr>
              <w:tab/>
            </w:r>
            <w:r w:rsidR="009915BD">
              <w:rPr>
                <w:noProof/>
                <w:webHidden/>
              </w:rPr>
              <w:fldChar w:fldCharType="begin"/>
            </w:r>
            <w:r w:rsidR="009915BD">
              <w:rPr>
                <w:noProof/>
                <w:webHidden/>
              </w:rPr>
              <w:instrText xml:space="preserve"> PAGEREF _Toc101072334 \h </w:instrText>
            </w:r>
            <w:r w:rsidR="009915BD">
              <w:rPr>
                <w:noProof/>
                <w:webHidden/>
              </w:rPr>
            </w:r>
            <w:r w:rsidR="009915BD">
              <w:rPr>
                <w:noProof/>
                <w:webHidden/>
              </w:rPr>
              <w:fldChar w:fldCharType="separate"/>
            </w:r>
            <w:r w:rsidR="009915BD">
              <w:rPr>
                <w:noProof/>
                <w:webHidden/>
              </w:rPr>
              <w:t>36</w:t>
            </w:r>
            <w:r w:rsidR="009915BD">
              <w:rPr>
                <w:noProof/>
                <w:webHidden/>
              </w:rPr>
              <w:fldChar w:fldCharType="end"/>
            </w:r>
          </w:hyperlink>
        </w:p>
        <w:p w14:paraId="65417554" w14:textId="3164AB6C" w:rsidR="00D369F7" w:rsidRPr="000B41F6" w:rsidRDefault="00D369F7"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b/>
              <w:bCs/>
              <w:noProof/>
              <w:color w:val="000000" w:themeColor="text1"/>
              <w:sz w:val="24"/>
              <w:szCs w:val="24"/>
            </w:rPr>
            <w:fldChar w:fldCharType="end"/>
          </w:r>
        </w:p>
      </w:sdtContent>
    </w:sdt>
    <w:p w14:paraId="115B56F7" w14:textId="553DC81E" w:rsidR="00BE2EA9" w:rsidRPr="000B41F6" w:rsidRDefault="00D369F7" w:rsidP="000B41F6">
      <w:pPr>
        <w:spacing w:after="200" w:line="480" w:lineRule="auto"/>
        <w:contextualSpacing/>
        <w:rPr>
          <w:rFonts w:ascii="Times New Roman" w:hAnsi="Times New Roman" w:cs="Times New Roman"/>
          <w:b/>
          <w:bCs/>
          <w:color w:val="000000" w:themeColor="text1"/>
          <w:sz w:val="24"/>
          <w:szCs w:val="24"/>
          <w:lang w:val="en-US"/>
        </w:rPr>
      </w:pPr>
      <w:r w:rsidRPr="000B41F6">
        <w:rPr>
          <w:rFonts w:ascii="Times New Roman" w:hAnsi="Times New Roman" w:cs="Times New Roman"/>
          <w:color w:val="000000" w:themeColor="text1"/>
          <w:sz w:val="24"/>
          <w:szCs w:val="24"/>
          <w:lang w:val="en-US"/>
        </w:rPr>
        <w:br w:type="page"/>
      </w:r>
    </w:p>
    <w:p w14:paraId="448531C8" w14:textId="5407A3F3" w:rsidR="008A5FD4" w:rsidRPr="000B41F6" w:rsidRDefault="008A5FD4" w:rsidP="00371F21">
      <w:pPr>
        <w:pStyle w:val="Heading1"/>
        <w:spacing w:line="480" w:lineRule="auto"/>
        <w:contextualSpacing/>
        <w:jc w:val="center"/>
        <w:rPr>
          <w:rFonts w:ascii="Times New Roman" w:hAnsi="Times New Roman" w:cs="Times New Roman"/>
          <w:color w:val="000000" w:themeColor="text1"/>
          <w:sz w:val="24"/>
          <w:szCs w:val="24"/>
          <w:lang w:val="en-US"/>
        </w:rPr>
      </w:pPr>
      <w:bookmarkStart w:id="4" w:name="_Toc101072324"/>
      <w:r w:rsidRPr="000B41F6">
        <w:rPr>
          <w:rFonts w:ascii="Times New Roman" w:hAnsi="Times New Roman" w:cs="Times New Roman"/>
          <w:color w:val="000000" w:themeColor="text1"/>
          <w:sz w:val="24"/>
          <w:szCs w:val="24"/>
          <w:lang w:val="en-US"/>
        </w:rPr>
        <w:lastRenderedPageBreak/>
        <w:t>List of figures</w:t>
      </w:r>
      <w:bookmarkEnd w:id="4"/>
    </w:p>
    <w:p w14:paraId="50496589" w14:textId="2AC92245" w:rsidR="008A5FD4" w:rsidRPr="000B41F6" w:rsidRDefault="008A5FD4"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01348152" w14:textId="5651C881" w:rsidR="008A5FD4" w:rsidRPr="000B41F6" w:rsidRDefault="008A5FD4" w:rsidP="000B41F6">
      <w:pPr>
        <w:tabs>
          <w:tab w:val="left" w:pos="3340"/>
        </w:tabs>
        <w:spacing w:line="480" w:lineRule="auto"/>
        <w:contextualSpacing/>
        <w:rPr>
          <w:rFonts w:ascii="Times New Roman" w:hAnsi="Times New Roman" w:cs="Times New Roman"/>
          <w:b/>
          <w:bCs/>
          <w:color w:val="000000" w:themeColor="text1"/>
          <w:sz w:val="24"/>
          <w:szCs w:val="24"/>
          <w:lang w:val="en-US"/>
        </w:rPr>
      </w:pPr>
    </w:p>
    <w:p w14:paraId="142FC597" w14:textId="30ECE70A" w:rsidR="00E76051" w:rsidRDefault="008A5FD4">
      <w:pPr>
        <w:pStyle w:val="TableofFigures"/>
        <w:tabs>
          <w:tab w:val="right" w:leader="dot" w:pos="9016"/>
        </w:tabs>
        <w:rPr>
          <w:rFonts w:eastAsiaTheme="minorEastAsia"/>
          <w:noProof/>
          <w:sz w:val="24"/>
          <w:szCs w:val="24"/>
          <w:lang w:eastAsia="en-GB"/>
        </w:rPr>
      </w:pPr>
      <w:r w:rsidRPr="000B41F6">
        <w:rPr>
          <w:rFonts w:ascii="Times New Roman" w:hAnsi="Times New Roman" w:cs="Times New Roman"/>
          <w:b/>
          <w:bCs/>
          <w:color w:val="000000" w:themeColor="text1"/>
          <w:sz w:val="24"/>
          <w:szCs w:val="24"/>
          <w:lang w:val="en-US"/>
        </w:rPr>
        <w:fldChar w:fldCharType="begin"/>
      </w:r>
      <w:r w:rsidRPr="000B41F6">
        <w:rPr>
          <w:rFonts w:ascii="Times New Roman" w:hAnsi="Times New Roman" w:cs="Times New Roman"/>
          <w:b/>
          <w:bCs/>
          <w:color w:val="000000" w:themeColor="text1"/>
          <w:sz w:val="24"/>
          <w:szCs w:val="24"/>
          <w:lang w:val="en-US"/>
        </w:rPr>
        <w:instrText xml:space="preserve"> TOC \h \z \c "Figure" </w:instrText>
      </w:r>
      <w:r w:rsidRPr="000B41F6">
        <w:rPr>
          <w:rFonts w:ascii="Times New Roman" w:hAnsi="Times New Roman" w:cs="Times New Roman"/>
          <w:b/>
          <w:bCs/>
          <w:color w:val="000000" w:themeColor="text1"/>
          <w:sz w:val="24"/>
          <w:szCs w:val="24"/>
          <w:lang w:val="en-US"/>
        </w:rPr>
        <w:fldChar w:fldCharType="separate"/>
      </w:r>
      <w:hyperlink w:anchor="_Toc101071075" w:history="1">
        <w:r w:rsidR="00E76051" w:rsidRPr="00553D2F">
          <w:rPr>
            <w:rStyle w:val="Hyperlink"/>
            <w:rFonts w:ascii="Times New Roman" w:hAnsi="Times New Roman" w:cs="Times New Roman"/>
            <w:noProof/>
          </w:rPr>
          <w:t>Figure 1</w:t>
        </w:r>
        <w:r w:rsidR="00E76051" w:rsidRPr="00553D2F">
          <w:rPr>
            <w:rStyle w:val="Hyperlink"/>
            <w:rFonts w:ascii="Times New Roman" w:hAnsi="Times New Roman" w:cs="Times New Roman"/>
            <w:i/>
            <w:iCs/>
            <w:noProof/>
          </w:rPr>
          <w:t>:Intermediate and final products of the paper industry</w:t>
        </w:r>
        <w:r w:rsidR="00E76051">
          <w:rPr>
            <w:noProof/>
            <w:webHidden/>
          </w:rPr>
          <w:tab/>
        </w:r>
        <w:r w:rsidR="00E76051">
          <w:rPr>
            <w:noProof/>
            <w:webHidden/>
          </w:rPr>
          <w:fldChar w:fldCharType="begin"/>
        </w:r>
        <w:r w:rsidR="00E76051">
          <w:rPr>
            <w:noProof/>
            <w:webHidden/>
          </w:rPr>
          <w:instrText xml:space="preserve"> PAGEREF _Toc101071075 \h </w:instrText>
        </w:r>
        <w:r w:rsidR="00E76051">
          <w:rPr>
            <w:noProof/>
            <w:webHidden/>
          </w:rPr>
        </w:r>
        <w:r w:rsidR="00E76051">
          <w:rPr>
            <w:noProof/>
            <w:webHidden/>
          </w:rPr>
          <w:fldChar w:fldCharType="separate"/>
        </w:r>
        <w:r w:rsidR="00E76051">
          <w:rPr>
            <w:noProof/>
            <w:webHidden/>
          </w:rPr>
          <w:t>22</w:t>
        </w:r>
        <w:r w:rsidR="00E76051">
          <w:rPr>
            <w:noProof/>
            <w:webHidden/>
          </w:rPr>
          <w:fldChar w:fldCharType="end"/>
        </w:r>
      </w:hyperlink>
    </w:p>
    <w:p w14:paraId="07BC009C" w14:textId="4D988AC0" w:rsidR="00E76051" w:rsidRDefault="00C364E2">
      <w:pPr>
        <w:pStyle w:val="TableofFigures"/>
        <w:tabs>
          <w:tab w:val="right" w:leader="dot" w:pos="9016"/>
        </w:tabs>
        <w:rPr>
          <w:rFonts w:eastAsiaTheme="minorEastAsia"/>
          <w:noProof/>
          <w:sz w:val="24"/>
          <w:szCs w:val="24"/>
          <w:lang w:eastAsia="en-GB"/>
        </w:rPr>
      </w:pPr>
      <w:hyperlink w:anchor="_Toc101071076" w:history="1">
        <w:r w:rsidR="00E76051" w:rsidRPr="00553D2F">
          <w:rPr>
            <w:rStyle w:val="Hyperlink"/>
            <w:rFonts w:ascii="Times New Roman" w:hAnsi="Times New Roman" w:cs="Times New Roman"/>
            <w:noProof/>
          </w:rPr>
          <w:t>Figure 2: Plot of log price v/s time- Wood pulp</w:t>
        </w:r>
        <w:r w:rsidR="00E76051">
          <w:rPr>
            <w:noProof/>
            <w:webHidden/>
          </w:rPr>
          <w:tab/>
        </w:r>
        <w:r w:rsidR="00E76051">
          <w:rPr>
            <w:noProof/>
            <w:webHidden/>
          </w:rPr>
          <w:fldChar w:fldCharType="begin"/>
        </w:r>
        <w:r w:rsidR="00E76051">
          <w:rPr>
            <w:noProof/>
            <w:webHidden/>
          </w:rPr>
          <w:instrText xml:space="preserve"> PAGEREF _Toc101071076 \h </w:instrText>
        </w:r>
        <w:r w:rsidR="00E76051">
          <w:rPr>
            <w:noProof/>
            <w:webHidden/>
          </w:rPr>
        </w:r>
        <w:r w:rsidR="00E76051">
          <w:rPr>
            <w:noProof/>
            <w:webHidden/>
          </w:rPr>
          <w:fldChar w:fldCharType="separate"/>
        </w:r>
        <w:r w:rsidR="00E76051">
          <w:rPr>
            <w:noProof/>
            <w:webHidden/>
          </w:rPr>
          <w:t>23</w:t>
        </w:r>
        <w:r w:rsidR="00E76051">
          <w:rPr>
            <w:noProof/>
            <w:webHidden/>
          </w:rPr>
          <w:fldChar w:fldCharType="end"/>
        </w:r>
      </w:hyperlink>
    </w:p>
    <w:p w14:paraId="5270107A" w14:textId="481254C3" w:rsidR="00E76051" w:rsidRDefault="00C364E2">
      <w:pPr>
        <w:pStyle w:val="TableofFigures"/>
        <w:tabs>
          <w:tab w:val="right" w:leader="dot" w:pos="9016"/>
        </w:tabs>
        <w:rPr>
          <w:rFonts w:eastAsiaTheme="minorEastAsia"/>
          <w:noProof/>
          <w:sz w:val="24"/>
          <w:szCs w:val="24"/>
          <w:lang w:eastAsia="en-GB"/>
        </w:rPr>
      </w:pPr>
      <w:hyperlink w:anchor="_Toc101071077" w:history="1">
        <w:r w:rsidR="00E76051" w:rsidRPr="00553D2F">
          <w:rPr>
            <w:rStyle w:val="Hyperlink"/>
            <w:rFonts w:ascii="Times New Roman" w:hAnsi="Times New Roman" w:cs="Times New Roman"/>
            <w:noProof/>
          </w:rPr>
          <w:t>Figure 3: Plot of log price v/s time- Paper</w:t>
        </w:r>
        <w:r w:rsidR="00E76051">
          <w:rPr>
            <w:noProof/>
            <w:webHidden/>
          </w:rPr>
          <w:tab/>
        </w:r>
        <w:r w:rsidR="00E76051">
          <w:rPr>
            <w:noProof/>
            <w:webHidden/>
          </w:rPr>
          <w:fldChar w:fldCharType="begin"/>
        </w:r>
        <w:r w:rsidR="00E76051">
          <w:rPr>
            <w:noProof/>
            <w:webHidden/>
          </w:rPr>
          <w:instrText xml:space="preserve"> PAGEREF _Toc101071077 \h </w:instrText>
        </w:r>
        <w:r w:rsidR="00E76051">
          <w:rPr>
            <w:noProof/>
            <w:webHidden/>
          </w:rPr>
        </w:r>
        <w:r w:rsidR="00E76051">
          <w:rPr>
            <w:noProof/>
            <w:webHidden/>
          </w:rPr>
          <w:fldChar w:fldCharType="separate"/>
        </w:r>
        <w:r w:rsidR="00E76051">
          <w:rPr>
            <w:noProof/>
            <w:webHidden/>
          </w:rPr>
          <w:t>25</w:t>
        </w:r>
        <w:r w:rsidR="00E76051">
          <w:rPr>
            <w:noProof/>
            <w:webHidden/>
          </w:rPr>
          <w:fldChar w:fldCharType="end"/>
        </w:r>
      </w:hyperlink>
    </w:p>
    <w:p w14:paraId="1A85F307" w14:textId="3034EDD1" w:rsidR="008A5FD4" w:rsidRPr="000B41F6" w:rsidRDefault="008A5FD4" w:rsidP="000B41F6">
      <w:pPr>
        <w:tabs>
          <w:tab w:val="left" w:pos="3340"/>
        </w:tabs>
        <w:spacing w:line="480" w:lineRule="auto"/>
        <w:contextualSpacing/>
        <w:rPr>
          <w:rFonts w:ascii="Times New Roman" w:hAnsi="Times New Roman" w:cs="Times New Roman"/>
          <w:b/>
          <w:bCs/>
          <w:color w:val="000000" w:themeColor="text1"/>
          <w:sz w:val="24"/>
          <w:szCs w:val="24"/>
          <w:lang w:val="en-US"/>
        </w:rPr>
      </w:pPr>
      <w:r w:rsidRPr="000B41F6">
        <w:rPr>
          <w:rFonts w:ascii="Times New Roman" w:hAnsi="Times New Roman" w:cs="Times New Roman"/>
          <w:b/>
          <w:bCs/>
          <w:color w:val="000000" w:themeColor="text1"/>
          <w:sz w:val="24"/>
          <w:szCs w:val="24"/>
          <w:lang w:val="en-US"/>
        </w:rPr>
        <w:fldChar w:fldCharType="end"/>
      </w:r>
    </w:p>
    <w:p w14:paraId="06865235" w14:textId="77777777" w:rsidR="008A5FD4" w:rsidRPr="000B41F6" w:rsidRDefault="008A5FD4" w:rsidP="000B41F6">
      <w:pPr>
        <w:spacing w:after="200" w:line="480" w:lineRule="auto"/>
        <w:contextualSpacing/>
        <w:rPr>
          <w:rFonts w:ascii="Times New Roman" w:hAnsi="Times New Roman" w:cs="Times New Roman"/>
          <w:b/>
          <w:bCs/>
          <w:color w:val="000000" w:themeColor="text1"/>
          <w:sz w:val="24"/>
          <w:szCs w:val="24"/>
          <w:lang w:val="en-US"/>
        </w:rPr>
      </w:pPr>
      <w:r w:rsidRPr="000B41F6">
        <w:rPr>
          <w:rFonts w:ascii="Times New Roman" w:hAnsi="Times New Roman" w:cs="Times New Roman"/>
          <w:b/>
          <w:bCs/>
          <w:color w:val="000000" w:themeColor="text1"/>
          <w:sz w:val="24"/>
          <w:szCs w:val="24"/>
          <w:lang w:val="en-US"/>
        </w:rPr>
        <w:br w:type="page"/>
      </w:r>
    </w:p>
    <w:p w14:paraId="3EE2B3F3" w14:textId="189224BD" w:rsidR="00D52932" w:rsidRPr="000B41F6" w:rsidRDefault="00D52932" w:rsidP="00371F21">
      <w:pPr>
        <w:pStyle w:val="Heading1"/>
        <w:spacing w:line="480" w:lineRule="auto"/>
        <w:contextualSpacing/>
        <w:jc w:val="center"/>
        <w:rPr>
          <w:rFonts w:ascii="Times New Roman" w:hAnsi="Times New Roman" w:cs="Times New Roman"/>
          <w:color w:val="000000" w:themeColor="text1"/>
          <w:sz w:val="24"/>
          <w:szCs w:val="24"/>
          <w:lang w:val="en-US"/>
        </w:rPr>
      </w:pPr>
      <w:bookmarkStart w:id="5" w:name="_Toc101072325"/>
      <w:r w:rsidRPr="000B41F6">
        <w:rPr>
          <w:rFonts w:ascii="Times New Roman" w:hAnsi="Times New Roman" w:cs="Times New Roman"/>
          <w:color w:val="000000" w:themeColor="text1"/>
          <w:sz w:val="24"/>
          <w:szCs w:val="24"/>
          <w:lang w:val="en-US"/>
        </w:rPr>
        <w:lastRenderedPageBreak/>
        <w:t>List of Tables</w:t>
      </w:r>
      <w:bookmarkEnd w:id="5"/>
    </w:p>
    <w:p w14:paraId="39982959" w14:textId="1D770823" w:rsidR="00D52932" w:rsidRPr="000B41F6" w:rsidRDefault="00D52932" w:rsidP="000B41F6">
      <w:pPr>
        <w:spacing w:line="480" w:lineRule="auto"/>
        <w:contextualSpacing/>
        <w:rPr>
          <w:rFonts w:ascii="Times New Roman" w:hAnsi="Times New Roman" w:cs="Times New Roman"/>
          <w:color w:val="000000" w:themeColor="text1"/>
          <w:sz w:val="24"/>
          <w:szCs w:val="24"/>
          <w:lang w:val="en-US"/>
        </w:rPr>
      </w:pPr>
    </w:p>
    <w:p w14:paraId="44464EDC" w14:textId="39AB212E" w:rsidR="00E76051" w:rsidRDefault="00D52932">
      <w:pPr>
        <w:pStyle w:val="TableofFigures"/>
        <w:tabs>
          <w:tab w:val="right" w:leader="dot" w:pos="9016"/>
        </w:tabs>
        <w:rPr>
          <w:rFonts w:eastAsiaTheme="minorEastAsia"/>
          <w:noProof/>
          <w:sz w:val="24"/>
          <w:szCs w:val="24"/>
          <w:lang w:eastAsia="en-GB"/>
        </w:rPr>
      </w:pPr>
      <w:r w:rsidRPr="000B41F6">
        <w:rPr>
          <w:rFonts w:ascii="Times New Roman" w:hAnsi="Times New Roman" w:cs="Times New Roman"/>
          <w:color w:val="000000" w:themeColor="text1"/>
          <w:sz w:val="24"/>
          <w:szCs w:val="24"/>
          <w:lang w:val="en-US"/>
        </w:rPr>
        <w:fldChar w:fldCharType="begin"/>
      </w:r>
      <w:r w:rsidRPr="000B41F6">
        <w:rPr>
          <w:rFonts w:ascii="Times New Roman" w:hAnsi="Times New Roman" w:cs="Times New Roman"/>
          <w:color w:val="000000" w:themeColor="text1"/>
          <w:sz w:val="24"/>
          <w:szCs w:val="24"/>
          <w:lang w:val="en-US"/>
        </w:rPr>
        <w:instrText xml:space="preserve"> TOC \h \z \c "Table" </w:instrText>
      </w:r>
      <w:r w:rsidRPr="000B41F6">
        <w:rPr>
          <w:rFonts w:ascii="Times New Roman" w:hAnsi="Times New Roman" w:cs="Times New Roman"/>
          <w:color w:val="000000" w:themeColor="text1"/>
          <w:sz w:val="24"/>
          <w:szCs w:val="24"/>
          <w:lang w:val="en-US"/>
        </w:rPr>
        <w:fldChar w:fldCharType="separate"/>
      </w:r>
      <w:hyperlink w:anchor="_Toc101071082" w:history="1">
        <w:r w:rsidR="00E76051" w:rsidRPr="008A7D4B">
          <w:rPr>
            <w:rStyle w:val="Hyperlink"/>
            <w:rFonts w:ascii="Times New Roman" w:hAnsi="Times New Roman" w:cs="Times New Roman"/>
            <w:noProof/>
          </w:rPr>
          <w:t>Table 1: Descriptive statistics of products</w:t>
        </w:r>
        <w:r w:rsidR="00E76051">
          <w:rPr>
            <w:noProof/>
            <w:webHidden/>
          </w:rPr>
          <w:tab/>
        </w:r>
        <w:r w:rsidR="00E76051">
          <w:rPr>
            <w:noProof/>
            <w:webHidden/>
          </w:rPr>
          <w:fldChar w:fldCharType="begin"/>
        </w:r>
        <w:r w:rsidR="00E76051">
          <w:rPr>
            <w:noProof/>
            <w:webHidden/>
          </w:rPr>
          <w:instrText xml:space="preserve"> PAGEREF _Toc101071082 \h </w:instrText>
        </w:r>
        <w:r w:rsidR="00E76051">
          <w:rPr>
            <w:noProof/>
            <w:webHidden/>
          </w:rPr>
        </w:r>
        <w:r w:rsidR="00E76051">
          <w:rPr>
            <w:noProof/>
            <w:webHidden/>
          </w:rPr>
          <w:fldChar w:fldCharType="separate"/>
        </w:r>
        <w:r w:rsidR="00E76051">
          <w:rPr>
            <w:noProof/>
            <w:webHidden/>
          </w:rPr>
          <w:t>24</w:t>
        </w:r>
        <w:r w:rsidR="00E76051">
          <w:rPr>
            <w:noProof/>
            <w:webHidden/>
          </w:rPr>
          <w:fldChar w:fldCharType="end"/>
        </w:r>
      </w:hyperlink>
    </w:p>
    <w:p w14:paraId="584C2EA7" w14:textId="6D9A700F" w:rsidR="00E76051" w:rsidRDefault="00C364E2">
      <w:pPr>
        <w:pStyle w:val="TableofFigures"/>
        <w:tabs>
          <w:tab w:val="right" w:leader="dot" w:pos="9016"/>
        </w:tabs>
        <w:rPr>
          <w:rFonts w:eastAsiaTheme="minorEastAsia"/>
          <w:noProof/>
          <w:sz w:val="24"/>
          <w:szCs w:val="24"/>
          <w:lang w:eastAsia="en-GB"/>
        </w:rPr>
      </w:pPr>
      <w:hyperlink w:anchor="_Toc101071083" w:history="1">
        <w:r w:rsidR="00E76051" w:rsidRPr="008A7D4B">
          <w:rPr>
            <w:rStyle w:val="Hyperlink"/>
            <w:rFonts w:ascii="Times New Roman" w:hAnsi="Times New Roman" w:cs="Times New Roman"/>
            <w:noProof/>
          </w:rPr>
          <w:t>Table 2: ADF Test on the series</w:t>
        </w:r>
        <w:r w:rsidR="00E76051">
          <w:rPr>
            <w:noProof/>
            <w:webHidden/>
          </w:rPr>
          <w:tab/>
        </w:r>
        <w:r w:rsidR="00E76051">
          <w:rPr>
            <w:noProof/>
            <w:webHidden/>
          </w:rPr>
          <w:fldChar w:fldCharType="begin"/>
        </w:r>
        <w:r w:rsidR="00E76051">
          <w:rPr>
            <w:noProof/>
            <w:webHidden/>
          </w:rPr>
          <w:instrText xml:space="preserve"> PAGEREF _Toc101071083 \h </w:instrText>
        </w:r>
        <w:r w:rsidR="00E76051">
          <w:rPr>
            <w:noProof/>
            <w:webHidden/>
          </w:rPr>
        </w:r>
        <w:r w:rsidR="00E76051">
          <w:rPr>
            <w:noProof/>
            <w:webHidden/>
          </w:rPr>
          <w:fldChar w:fldCharType="separate"/>
        </w:r>
        <w:r w:rsidR="00E76051">
          <w:rPr>
            <w:noProof/>
            <w:webHidden/>
          </w:rPr>
          <w:t>26</w:t>
        </w:r>
        <w:r w:rsidR="00E76051">
          <w:rPr>
            <w:noProof/>
            <w:webHidden/>
          </w:rPr>
          <w:fldChar w:fldCharType="end"/>
        </w:r>
      </w:hyperlink>
    </w:p>
    <w:p w14:paraId="7DA6A99C" w14:textId="24BF1876" w:rsidR="00E76051" w:rsidRDefault="00C364E2">
      <w:pPr>
        <w:pStyle w:val="TableofFigures"/>
        <w:tabs>
          <w:tab w:val="right" w:leader="dot" w:pos="9016"/>
        </w:tabs>
        <w:rPr>
          <w:rFonts w:eastAsiaTheme="minorEastAsia"/>
          <w:noProof/>
          <w:sz w:val="24"/>
          <w:szCs w:val="24"/>
          <w:lang w:eastAsia="en-GB"/>
        </w:rPr>
      </w:pPr>
      <w:hyperlink w:anchor="_Toc101071084" w:history="1">
        <w:r w:rsidR="00E76051" w:rsidRPr="008A7D4B">
          <w:rPr>
            <w:rStyle w:val="Hyperlink"/>
            <w:rFonts w:ascii="Times New Roman" w:hAnsi="Times New Roman" w:cs="Times New Roman"/>
            <w:noProof/>
          </w:rPr>
          <w:t>Table 3: Test statistic- KPSS test</w:t>
        </w:r>
        <w:r w:rsidR="00E76051">
          <w:rPr>
            <w:noProof/>
            <w:webHidden/>
          </w:rPr>
          <w:tab/>
        </w:r>
        <w:r w:rsidR="00E76051">
          <w:rPr>
            <w:noProof/>
            <w:webHidden/>
          </w:rPr>
          <w:fldChar w:fldCharType="begin"/>
        </w:r>
        <w:r w:rsidR="00E76051">
          <w:rPr>
            <w:noProof/>
            <w:webHidden/>
          </w:rPr>
          <w:instrText xml:space="preserve"> PAGEREF _Toc101071084 \h </w:instrText>
        </w:r>
        <w:r w:rsidR="00E76051">
          <w:rPr>
            <w:noProof/>
            <w:webHidden/>
          </w:rPr>
        </w:r>
        <w:r w:rsidR="00E76051">
          <w:rPr>
            <w:noProof/>
            <w:webHidden/>
          </w:rPr>
          <w:fldChar w:fldCharType="separate"/>
        </w:r>
        <w:r w:rsidR="00E76051">
          <w:rPr>
            <w:noProof/>
            <w:webHidden/>
          </w:rPr>
          <w:t>27</w:t>
        </w:r>
        <w:r w:rsidR="00E76051">
          <w:rPr>
            <w:noProof/>
            <w:webHidden/>
          </w:rPr>
          <w:fldChar w:fldCharType="end"/>
        </w:r>
      </w:hyperlink>
    </w:p>
    <w:p w14:paraId="7DC5C9EB" w14:textId="3D5B61EA" w:rsidR="00E76051" w:rsidRDefault="00C364E2">
      <w:pPr>
        <w:pStyle w:val="TableofFigures"/>
        <w:tabs>
          <w:tab w:val="right" w:leader="dot" w:pos="9016"/>
        </w:tabs>
        <w:rPr>
          <w:rFonts w:eastAsiaTheme="minorEastAsia"/>
          <w:noProof/>
          <w:sz w:val="24"/>
          <w:szCs w:val="24"/>
          <w:lang w:eastAsia="en-GB"/>
        </w:rPr>
      </w:pPr>
      <w:hyperlink w:anchor="_Toc101071085" w:history="1">
        <w:r w:rsidR="00E76051" w:rsidRPr="008A7D4B">
          <w:rPr>
            <w:rStyle w:val="Hyperlink"/>
            <w:rFonts w:ascii="Times New Roman" w:hAnsi="Times New Roman" w:cs="Times New Roman"/>
            <w:noProof/>
          </w:rPr>
          <w:t xml:space="preserve">Table 4: </w:t>
        </w:r>
        <w:r w:rsidR="00E76051" w:rsidRPr="008A7D4B">
          <w:rPr>
            <w:rStyle w:val="Hyperlink"/>
            <w:rFonts w:ascii="Times New Roman" w:hAnsi="Times New Roman" w:cs="Times New Roman"/>
            <w:i/>
            <w:iCs/>
            <w:noProof/>
            <w:shd w:val="clear" w:color="auto" w:fill="FFFFFF"/>
          </w:rPr>
          <w:t>Zivot -Andrews Unit root test statistic and break position</w:t>
        </w:r>
        <w:r w:rsidR="00E76051">
          <w:rPr>
            <w:noProof/>
            <w:webHidden/>
          </w:rPr>
          <w:tab/>
        </w:r>
        <w:r w:rsidR="00E76051">
          <w:rPr>
            <w:noProof/>
            <w:webHidden/>
          </w:rPr>
          <w:fldChar w:fldCharType="begin"/>
        </w:r>
        <w:r w:rsidR="00E76051">
          <w:rPr>
            <w:noProof/>
            <w:webHidden/>
          </w:rPr>
          <w:instrText xml:space="preserve"> PAGEREF _Toc101071085 \h </w:instrText>
        </w:r>
        <w:r w:rsidR="00E76051">
          <w:rPr>
            <w:noProof/>
            <w:webHidden/>
          </w:rPr>
        </w:r>
        <w:r w:rsidR="00E76051">
          <w:rPr>
            <w:noProof/>
            <w:webHidden/>
          </w:rPr>
          <w:fldChar w:fldCharType="separate"/>
        </w:r>
        <w:r w:rsidR="00E76051">
          <w:rPr>
            <w:noProof/>
            <w:webHidden/>
          </w:rPr>
          <w:t>27</w:t>
        </w:r>
        <w:r w:rsidR="00E76051">
          <w:rPr>
            <w:noProof/>
            <w:webHidden/>
          </w:rPr>
          <w:fldChar w:fldCharType="end"/>
        </w:r>
      </w:hyperlink>
    </w:p>
    <w:p w14:paraId="27E02D24" w14:textId="03FA04EB" w:rsidR="00E76051" w:rsidRDefault="00C364E2">
      <w:pPr>
        <w:pStyle w:val="TableofFigures"/>
        <w:tabs>
          <w:tab w:val="right" w:leader="dot" w:pos="9016"/>
        </w:tabs>
        <w:rPr>
          <w:rFonts w:eastAsiaTheme="minorEastAsia"/>
          <w:noProof/>
          <w:sz w:val="24"/>
          <w:szCs w:val="24"/>
          <w:lang w:eastAsia="en-GB"/>
        </w:rPr>
      </w:pPr>
      <w:hyperlink w:anchor="_Toc101071086" w:history="1">
        <w:r w:rsidR="00E76051" w:rsidRPr="008A7D4B">
          <w:rPr>
            <w:rStyle w:val="Hyperlink"/>
            <w:rFonts w:ascii="Times New Roman" w:hAnsi="Times New Roman" w:cs="Times New Roman"/>
            <w:i/>
            <w:iCs/>
            <w:noProof/>
          </w:rPr>
          <w:t>Table 5: Engle-Granger test statistic</w:t>
        </w:r>
        <w:r w:rsidR="00E76051">
          <w:rPr>
            <w:noProof/>
            <w:webHidden/>
          </w:rPr>
          <w:tab/>
        </w:r>
        <w:r w:rsidR="00E76051">
          <w:rPr>
            <w:noProof/>
            <w:webHidden/>
          </w:rPr>
          <w:fldChar w:fldCharType="begin"/>
        </w:r>
        <w:r w:rsidR="00E76051">
          <w:rPr>
            <w:noProof/>
            <w:webHidden/>
          </w:rPr>
          <w:instrText xml:space="preserve"> PAGEREF _Toc101071086 \h </w:instrText>
        </w:r>
        <w:r w:rsidR="00E76051">
          <w:rPr>
            <w:noProof/>
            <w:webHidden/>
          </w:rPr>
        </w:r>
        <w:r w:rsidR="00E76051">
          <w:rPr>
            <w:noProof/>
            <w:webHidden/>
          </w:rPr>
          <w:fldChar w:fldCharType="separate"/>
        </w:r>
        <w:r w:rsidR="00E76051">
          <w:rPr>
            <w:noProof/>
            <w:webHidden/>
          </w:rPr>
          <w:t>29</w:t>
        </w:r>
        <w:r w:rsidR="00E76051">
          <w:rPr>
            <w:noProof/>
            <w:webHidden/>
          </w:rPr>
          <w:fldChar w:fldCharType="end"/>
        </w:r>
      </w:hyperlink>
    </w:p>
    <w:p w14:paraId="5E307FCA" w14:textId="021C2050" w:rsidR="00E76051" w:rsidRDefault="00C364E2">
      <w:pPr>
        <w:pStyle w:val="TableofFigures"/>
        <w:tabs>
          <w:tab w:val="right" w:leader="dot" w:pos="9016"/>
        </w:tabs>
        <w:rPr>
          <w:rFonts w:eastAsiaTheme="minorEastAsia"/>
          <w:noProof/>
          <w:sz w:val="24"/>
          <w:szCs w:val="24"/>
          <w:lang w:eastAsia="en-GB"/>
        </w:rPr>
      </w:pPr>
      <w:hyperlink w:anchor="_Toc101071087" w:history="1">
        <w:r w:rsidR="00E76051" w:rsidRPr="008A7D4B">
          <w:rPr>
            <w:rStyle w:val="Hyperlink"/>
            <w:rFonts w:ascii="Times New Roman" w:hAnsi="Times New Roman" w:cs="Times New Roman"/>
            <w:i/>
            <w:iCs/>
            <w:noProof/>
          </w:rPr>
          <w:t>Table 6:Johansen Test statistic</w:t>
        </w:r>
        <w:r w:rsidR="00E76051">
          <w:rPr>
            <w:noProof/>
            <w:webHidden/>
          </w:rPr>
          <w:tab/>
        </w:r>
        <w:r w:rsidR="00E76051">
          <w:rPr>
            <w:noProof/>
            <w:webHidden/>
          </w:rPr>
          <w:fldChar w:fldCharType="begin"/>
        </w:r>
        <w:r w:rsidR="00E76051">
          <w:rPr>
            <w:noProof/>
            <w:webHidden/>
          </w:rPr>
          <w:instrText xml:space="preserve"> PAGEREF _Toc101071087 \h </w:instrText>
        </w:r>
        <w:r w:rsidR="00E76051">
          <w:rPr>
            <w:noProof/>
            <w:webHidden/>
          </w:rPr>
        </w:r>
        <w:r w:rsidR="00E76051">
          <w:rPr>
            <w:noProof/>
            <w:webHidden/>
          </w:rPr>
          <w:fldChar w:fldCharType="separate"/>
        </w:r>
        <w:r w:rsidR="00E76051">
          <w:rPr>
            <w:noProof/>
            <w:webHidden/>
          </w:rPr>
          <w:t>30</w:t>
        </w:r>
        <w:r w:rsidR="00E76051">
          <w:rPr>
            <w:noProof/>
            <w:webHidden/>
          </w:rPr>
          <w:fldChar w:fldCharType="end"/>
        </w:r>
      </w:hyperlink>
    </w:p>
    <w:p w14:paraId="05A34DB1" w14:textId="024CD28F" w:rsidR="00E76051" w:rsidRDefault="00C364E2">
      <w:pPr>
        <w:pStyle w:val="TableofFigures"/>
        <w:tabs>
          <w:tab w:val="right" w:leader="dot" w:pos="9016"/>
        </w:tabs>
        <w:rPr>
          <w:rFonts w:eastAsiaTheme="minorEastAsia"/>
          <w:noProof/>
          <w:sz w:val="24"/>
          <w:szCs w:val="24"/>
          <w:lang w:eastAsia="en-GB"/>
        </w:rPr>
      </w:pPr>
      <w:hyperlink w:anchor="_Toc101071088" w:history="1">
        <w:r w:rsidR="00E76051" w:rsidRPr="008A7D4B">
          <w:rPr>
            <w:rStyle w:val="Hyperlink"/>
            <w:rFonts w:ascii="Times New Roman" w:hAnsi="Times New Roman" w:cs="Times New Roman"/>
            <w:i/>
            <w:iCs/>
            <w:noProof/>
          </w:rPr>
          <w:t>Table 7:VECM model – Wood pulp-paper-newspaper</w:t>
        </w:r>
        <w:r w:rsidR="00E76051">
          <w:rPr>
            <w:noProof/>
            <w:webHidden/>
          </w:rPr>
          <w:tab/>
        </w:r>
        <w:r w:rsidR="00E76051">
          <w:rPr>
            <w:noProof/>
            <w:webHidden/>
          </w:rPr>
          <w:fldChar w:fldCharType="begin"/>
        </w:r>
        <w:r w:rsidR="00E76051">
          <w:rPr>
            <w:noProof/>
            <w:webHidden/>
          </w:rPr>
          <w:instrText xml:space="preserve"> PAGEREF _Toc101071088 \h </w:instrText>
        </w:r>
        <w:r w:rsidR="00E76051">
          <w:rPr>
            <w:noProof/>
            <w:webHidden/>
          </w:rPr>
        </w:r>
        <w:r w:rsidR="00E76051">
          <w:rPr>
            <w:noProof/>
            <w:webHidden/>
          </w:rPr>
          <w:fldChar w:fldCharType="separate"/>
        </w:r>
        <w:r w:rsidR="00E76051">
          <w:rPr>
            <w:noProof/>
            <w:webHidden/>
          </w:rPr>
          <w:t>32</w:t>
        </w:r>
        <w:r w:rsidR="00E76051">
          <w:rPr>
            <w:noProof/>
            <w:webHidden/>
          </w:rPr>
          <w:fldChar w:fldCharType="end"/>
        </w:r>
      </w:hyperlink>
    </w:p>
    <w:p w14:paraId="64E82297" w14:textId="16D95FFC" w:rsidR="00E76051" w:rsidRDefault="00C364E2">
      <w:pPr>
        <w:pStyle w:val="TableofFigures"/>
        <w:tabs>
          <w:tab w:val="right" w:leader="dot" w:pos="9016"/>
        </w:tabs>
        <w:rPr>
          <w:rFonts w:eastAsiaTheme="minorEastAsia"/>
          <w:noProof/>
          <w:sz w:val="24"/>
          <w:szCs w:val="24"/>
          <w:lang w:eastAsia="en-GB"/>
        </w:rPr>
      </w:pPr>
      <w:hyperlink w:anchor="_Toc101071089" w:history="1">
        <w:r w:rsidR="00E76051" w:rsidRPr="008A7D4B">
          <w:rPr>
            <w:rStyle w:val="Hyperlink"/>
            <w:rFonts w:ascii="Times New Roman" w:hAnsi="Times New Roman" w:cs="Times New Roman"/>
            <w:i/>
            <w:iCs/>
            <w:noProof/>
          </w:rPr>
          <w:t>Table 8:VECM model- Wood pulp-Paper-Periodicals</w:t>
        </w:r>
        <w:r w:rsidR="00E76051">
          <w:rPr>
            <w:noProof/>
            <w:webHidden/>
          </w:rPr>
          <w:tab/>
        </w:r>
        <w:r w:rsidR="00E76051">
          <w:rPr>
            <w:noProof/>
            <w:webHidden/>
          </w:rPr>
          <w:fldChar w:fldCharType="begin"/>
        </w:r>
        <w:r w:rsidR="00E76051">
          <w:rPr>
            <w:noProof/>
            <w:webHidden/>
          </w:rPr>
          <w:instrText xml:space="preserve"> PAGEREF _Toc101071089 \h </w:instrText>
        </w:r>
        <w:r w:rsidR="00E76051">
          <w:rPr>
            <w:noProof/>
            <w:webHidden/>
          </w:rPr>
        </w:r>
        <w:r w:rsidR="00E76051">
          <w:rPr>
            <w:noProof/>
            <w:webHidden/>
          </w:rPr>
          <w:fldChar w:fldCharType="separate"/>
        </w:r>
        <w:r w:rsidR="00E76051">
          <w:rPr>
            <w:noProof/>
            <w:webHidden/>
          </w:rPr>
          <w:t>33</w:t>
        </w:r>
        <w:r w:rsidR="00E76051">
          <w:rPr>
            <w:noProof/>
            <w:webHidden/>
          </w:rPr>
          <w:fldChar w:fldCharType="end"/>
        </w:r>
      </w:hyperlink>
    </w:p>
    <w:p w14:paraId="7A7FE128" w14:textId="3883E9E6" w:rsidR="00D52932" w:rsidRPr="000B41F6" w:rsidRDefault="00D52932" w:rsidP="000B41F6">
      <w:pPr>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fldChar w:fldCharType="end"/>
      </w:r>
    </w:p>
    <w:p w14:paraId="15F57DEE" w14:textId="77777777" w:rsidR="00D52932" w:rsidRPr="000B41F6" w:rsidRDefault="00D52932" w:rsidP="000B41F6">
      <w:pPr>
        <w:spacing w:after="200" w:line="480" w:lineRule="auto"/>
        <w:contextualSpacing/>
        <w:rPr>
          <w:rFonts w:ascii="Times New Roman" w:hAnsi="Times New Roman" w:cs="Times New Roman"/>
          <w:b/>
          <w:bCs/>
          <w:color w:val="000000" w:themeColor="text1"/>
          <w:sz w:val="24"/>
          <w:szCs w:val="24"/>
          <w:lang w:val="en-US"/>
        </w:rPr>
      </w:pPr>
      <w:r w:rsidRPr="000B41F6">
        <w:rPr>
          <w:rFonts w:ascii="Times New Roman" w:hAnsi="Times New Roman" w:cs="Times New Roman"/>
          <w:b/>
          <w:bCs/>
          <w:color w:val="000000" w:themeColor="text1"/>
          <w:sz w:val="24"/>
          <w:szCs w:val="24"/>
          <w:lang w:val="en-US"/>
        </w:rPr>
        <w:br w:type="page"/>
      </w:r>
    </w:p>
    <w:p w14:paraId="7231CEA2" w14:textId="1A1E42CD" w:rsidR="001E0DCC" w:rsidRPr="000B41F6" w:rsidRDefault="001E0DCC" w:rsidP="000B41F6">
      <w:pPr>
        <w:tabs>
          <w:tab w:val="left" w:pos="3340"/>
        </w:tabs>
        <w:spacing w:line="480" w:lineRule="auto"/>
        <w:contextualSpacing/>
        <w:rPr>
          <w:rFonts w:ascii="Times New Roman" w:hAnsi="Times New Roman" w:cs="Times New Roman"/>
          <w:b/>
          <w:bCs/>
          <w:color w:val="000000" w:themeColor="text1"/>
          <w:sz w:val="24"/>
          <w:szCs w:val="24"/>
          <w:lang w:val="en-US"/>
        </w:rPr>
      </w:pPr>
      <w:r w:rsidRPr="000B41F6">
        <w:rPr>
          <w:rFonts w:ascii="Times New Roman" w:hAnsi="Times New Roman" w:cs="Times New Roman"/>
          <w:b/>
          <w:bCs/>
          <w:color w:val="000000" w:themeColor="text1"/>
          <w:sz w:val="24"/>
          <w:szCs w:val="24"/>
          <w:lang w:val="en-US"/>
        </w:rPr>
        <w:lastRenderedPageBreak/>
        <w:tab/>
      </w:r>
    </w:p>
    <w:p w14:paraId="55222772" w14:textId="1E0E14AE" w:rsidR="00BB2855" w:rsidRPr="00DD701D" w:rsidRDefault="00983FA0" w:rsidP="001B24F1">
      <w:pPr>
        <w:pStyle w:val="Heading1"/>
        <w:jc w:val="center"/>
      </w:pPr>
      <w:bookmarkStart w:id="6" w:name="_Toc101072326"/>
      <w:r w:rsidRPr="00DD701D">
        <w:t>Abstract</w:t>
      </w:r>
      <w:bookmarkEnd w:id="6"/>
    </w:p>
    <w:p w14:paraId="1466F8DD" w14:textId="4D65FE84" w:rsidR="00983FA0" w:rsidRPr="000B41F6" w:rsidRDefault="00983FA0" w:rsidP="000B41F6">
      <w:pPr>
        <w:spacing w:line="480" w:lineRule="auto"/>
        <w:contextualSpacing/>
        <w:rPr>
          <w:rFonts w:ascii="Times New Roman" w:hAnsi="Times New Roman" w:cs="Times New Roman"/>
          <w:color w:val="000000" w:themeColor="text1"/>
          <w:sz w:val="24"/>
          <w:szCs w:val="24"/>
          <w:lang w:val="en-US"/>
        </w:rPr>
      </w:pPr>
    </w:p>
    <w:p w14:paraId="5CE1EBB0" w14:textId="48555850" w:rsidR="00983FA0" w:rsidRPr="000B41F6" w:rsidRDefault="00983FA0" w:rsidP="000B41F6">
      <w:pPr>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t>Em</w:t>
      </w:r>
      <w:commentRangeStart w:id="7"/>
      <w:r w:rsidRPr="000B41F6">
        <w:rPr>
          <w:rFonts w:ascii="Times New Roman" w:hAnsi="Times New Roman" w:cs="Times New Roman"/>
          <w:color w:val="000000" w:themeColor="text1"/>
          <w:sz w:val="24"/>
          <w:szCs w:val="24"/>
          <w:lang w:val="en-US"/>
        </w:rPr>
        <w:t xml:space="preserve">pirical analyses of price dependencies in the paper manufacturing sector help to </w:t>
      </w:r>
      <w:r w:rsidR="001E0DCC" w:rsidRPr="000B41F6">
        <w:rPr>
          <w:rFonts w:ascii="Times New Roman" w:hAnsi="Times New Roman" w:cs="Times New Roman"/>
          <w:color w:val="000000" w:themeColor="text1"/>
          <w:sz w:val="24"/>
          <w:szCs w:val="24"/>
          <w:lang w:val="en-US"/>
        </w:rPr>
        <w:t>analyze</w:t>
      </w:r>
      <w:r w:rsidRPr="000B41F6">
        <w:rPr>
          <w:rFonts w:ascii="Times New Roman" w:hAnsi="Times New Roman" w:cs="Times New Roman"/>
          <w:color w:val="000000" w:themeColor="text1"/>
          <w:sz w:val="24"/>
          <w:szCs w:val="24"/>
          <w:lang w:val="en-US"/>
        </w:rPr>
        <w:t xml:space="preserve"> its market developments and the design of efficient utilization pathways. </w:t>
      </w:r>
      <w:commentRangeEnd w:id="7"/>
      <w:r w:rsidR="00AB7523">
        <w:rPr>
          <w:rStyle w:val="CommentReference"/>
        </w:rPr>
        <w:commentReference w:id="7"/>
      </w:r>
      <w:r w:rsidRPr="000B41F6">
        <w:rPr>
          <w:rFonts w:ascii="Times New Roman" w:hAnsi="Times New Roman" w:cs="Times New Roman"/>
          <w:color w:val="000000" w:themeColor="text1"/>
          <w:sz w:val="24"/>
          <w:szCs w:val="24"/>
          <w:lang w:val="en-US"/>
        </w:rPr>
        <w:t xml:space="preserve">This paper identifies price cointegration between </w:t>
      </w:r>
      <w:ins w:id="8" w:author="Abhijit Sharma" w:date="2022-05-29T17:27:00Z">
        <w:r w:rsidR="000D653C">
          <w:rPr>
            <w:rFonts w:ascii="Times New Roman" w:hAnsi="Times New Roman" w:cs="Times New Roman"/>
            <w:color w:val="000000" w:themeColor="text1"/>
            <w:sz w:val="24"/>
            <w:szCs w:val="24"/>
            <w:lang w:val="en-US"/>
          </w:rPr>
          <w:t xml:space="preserve">three categories of closely related </w:t>
        </w:r>
      </w:ins>
      <w:r w:rsidRPr="000B41F6">
        <w:rPr>
          <w:rFonts w:ascii="Times New Roman" w:hAnsi="Times New Roman" w:cs="Times New Roman"/>
          <w:color w:val="000000" w:themeColor="text1"/>
          <w:sz w:val="24"/>
          <w:szCs w:val="24"/>
          <w:lang w:val="en-US"/>
        </w:rPr>
        <w:t>raw materials (</w:t>
      </w:r>
      <w:r w:rsidR="00E53EEE" w:rsidRPr="000B41F6">
        <w:rPr>
          <w:rFonts w:ascii="Times New Roman" w:hAnsi="Times New Roman" w:cs="Times New Roman"/>
          <w:color w:val="000000" w:themeColor="text1"/>
          <w:sz w:val="24"/>
          <w:szCs w:val="24"/>
          <w:lang w:val="en-US"/>
        </w:rPr>
        <w:t xml:space="preserve">wood pulp, </w:t>
      </w:r>
      <w:proofErr w:type="gramStart"/>
      <w:r w:rsidR="006021B1" w:rsidRPr="000B41F6">
        <w:rPr>
          <w:rFonts w:ascii="Times New Roman" w:hAnsi="Times New Roman" w:cs="Times New Roman"/>
          <w:color w:val="000000" w:themeColor="text1"/>
          <w:sz w:val="24"/>
          <w:szCs w:val="24"/>
          <w:lang w:val="en-US"/>
        </w:rPr>
        <w:t>waste paper</w:t>
      </w:r>
      <w:proofErr w:type="gramEnd"/>
      <w:r w:rsidR="00E53EEE" w:rsidRPr="000B41F6">
        <w:rPr>
          <w:rFonts w:ascii="Times New Roman" w:hAnsi="Times New Roman" w:cs="Times New Roman"/>
          <w:color w:val="000000" w:themeColor="text1"/>
          <w:sz w:val="24"/>
          <w:szCs w:val="24"/>
          <w:lang w:val="en-US"/>
        </w:rPr>
        <w:t>, paper</w:t>
      </w:r>
      <w:r w:rsidRPr="000B41F6">
        <w:rPr>
          <w:rFonts w:ascii="Times New Roman" w:hAnsi="Times New Roman" w:cs="Times New Roman"/>
          <w:color w:val="000000" w:themeColor="text1"/>
          <w:sz w:val="24"/>
          <w:szCs w:val="24"/>
          <w:lang w:val="en-US"/>
        </w:rPr>
        <w:t xml:space="preserve">), and </w:t>
      </w:r>
      <w:ins w:id="9" w:author="Abhijit Sharma" w:date="2022-05-29T17:28:00Z">
        <w:r w:rsidR="000D653C">
          <w:rPr>
            <w:rFonts w:ascii="Times New Roman" w:hAnsi="Times New Roman" w:cs="Times New Roman"/>
            <w:color w:val="000000" w:themeColor="text1"/>
            <w:sz w:val="24"/>
            <w:szCs w:val="24"/>
            <w:lang w:val="en-US"/>
          </w:rPr>
          <w:t xml:space="preserve">closely related </w:t>
        </w:r>
      </w:ins>
      <w:r w:rsidRPr="000B41F6">
        <w:rPr>
          <w:rFonts w:ascii="Times New Roman" w:hAnsi="Times New Roman" w:cs="Times New Roman"/>
          <w:color w:val="000000" w:themeColor="text1"/>
          <w:sz w:val="24"/>
          <w:szCs w:val="24"/>
          <w:lang w:val="en-US"/>
        </w:rPr>
        <w:t>finished products (</w:t>
      </w:r>
      <w:r w:rsidR="00E53EEE" w:rsidRPr="000B41F6">
        <w:rPr>
          <w:rFonts w:ascii="Times New Roman" w:hAnsi="Times New Roman" w:cs="Times New Roman"/>
          <w:color w:val="000000" w:themeColor="text1"/>
          <w:sz w:val="24"/>
          <w:szCs w:val="24"/>
          <w:lang w:val="en-US"/>
        </w:rPr>
        <w:t>n</w:t>
      </w:r>
      <w:r w:rsidRPr="000B41F6">
        <w:rPr>
          <w:rFonts w:ascii="Times New Roman" w:hAnsi="Times New Roman" w:cs="Times New Roman"/>
          <w:color w:val="000000" w:themeColor="text1"/>
          <w:sz w:val="24"/>
          <w:szCs w:val="24"/>
          <w:lang w:val="en-US"/>
        </w:rPr>
        <w:t>ewspaper</w:t>
      </w:r>
      <w:r w:rsidR="00E53EEE" w:rsidRPr="000B41F6">
        <w:rPr>
          <w:rFonts w:ascii="Times New Roman" w:hAnsi="Times New Roman" w:cs="Times New Roman"/>
          <w:color w:val="000000" w:themeColor="text1"/>
          <w:sz w:val="24"/>
          <w:szCs w:val="24"/>
          <w:lang w:val="en-US"/>
        </w:rPr>
        <w:t>, periodicals, paperboard</w:t>
      </w:r>
      <w:r w:rsidRPr="000B41F6">
        <w:rPr>
          <w:rFonts w:ascii="Times New Roman" w:hAnsi="Times New Roman" w:cs="Times New Roman"/>
          <w:color w:val="000000" w:themeColor="text1"/>
          <w:sz w:val="24"/>
          <w:szCs w:val="24"/>
          <w:lang w:val="en-US"/>
        </w:rPr>
        <w:t xml:space="preserve">) in the paper manufacturing sector in the US. </w:t>
      </w:r>
      <w:ins w:id="10" w:author="Abhijit Sharma" w:date="2022-05-29T17:27:00Z">
        <w:r w:rsidR="00AB7523">
          <w:rPr>
            <w:rFonts w:ascii="Times New Roman" w:hAnsi="Times New Roman" w:cs="Times New Roman"/>
            <w:color w:val="000000" w:themeColor="text1"/>
            <w:sz w:val="24"/>
            <w:szCs w:val="24"/>
            <w:lang w:val="en-US"/>
          </w:rPr>
          <w:t xml:space="preserve">Why is this worth doing? </w:t>
        </w:r>
      </w:ins>
      <w:r w:rsidRPr="000B41F6">
        <w:rPr>
          <w:rFonts w:ascii="Times New Roman" w:hAnsi="Times New Roman" w:cs="Times New Roman"/>
          <w:color w:val="000000" w:themeColor="text1"/>
          <w:sz w:val="24"/>
          <w:szCs w:val="24"/>
          <w:lang w:val="en-US"/>
        </w:rPr>
        <w:t xml:space="preserve">Daily prices of raw and finished materials between the period 2007-2010 </w:t>
      </w:r>
      <w:del w:id="11" w:author="Abhijit Sharma" w:date="2022-05-29T17:28:00Z">
        <w:r w:rsidRPr="000B41F6" w:rsidDel="000D653C">
          <w:rPr>
            <w:rFonts w:ascii="Times New Roman" w:hAnsi="Times New Roman" w:cs="Times New Roman"/>
            <w:color w:val="000000" w:themeColor="text1"/>
            <w:sz w:val="24"/>
            <w:szCs w:val="24"/>
            <w:lang w:val="en-US"/>
          </w:rPr>
          <w:delText xml:space="preserve">were </w:delText>
        </w:r>
      </w:del>
      <w:ins w:id="12" w:author="Abhijit Sharma" w:date="2022-05-29T17:28:00Z">
        <w:r w:rsidR="000D653C">
          <w:rPr>
            <w:rFonts w:ascii="Times New Roman" w:hAnsi="Times New Roman" w:cs="Times New Roman"/>
            <w:color w:val="000000" w:themeColor="text1"/>
            <w:sz w:val="24"/>
            <w:szCs w:val="24"/>
            <w:lang w:val="en-US"/>
          </w:rPr>
          <w:t>are</w:t>
        </w:r>
        <w:r w:rsidR="000D653C" w:rsidRPr="000B41F6">
          <w:rPr>
            <w:rFonts w:ascii="Times New Roman" w:hAnsi="Times New Roman" w:cs="Times New Roman"/>
            <w:color w:val="000000" w:themeColor="text1"/>
            <w:sz w:val="24"/>
            <w:szCs w:val="24"/>
            <w:lang w:val="en-US"/>
          </w:rPr>
          <w:t xml:space="preserve"> </w:t>
        </w:r>
      </w:ins>
      <w:r w:rsidRPr="000B41F6">
        <w:rPr>
          <w:rFonts w:ascii="Times New Roman" w:hAnsi="Times New Roman" w:cs="Times New Roman"/>
          <w:color w:val="000000" w:themeColor="text1"/>
          <w:sz w:val="24"/>
          <w:szCs w:val="24"/>
          <w:lang w:val="en-US"/>
        </w:rPr>
        <w:t>used for the following statistical tests: (1) The Augmented-Dickey-Fuller</w:t>
      </w:r>
      <w:r w:rsidR="00984A94" w:rsidRPr="000B41F6">
        <w:rPr>
          <w:rFonts w:ascii="Times New Roman" w:hAnsi="Times New Roman" w:cs="Times New Roman"/>
          <w:color w:val="000000" w:themeColor="text1"/>
          <w:sz w:val="24"/>
          <w:szCs w:val="24"/>
          <w:lang w:val="en-US"/>
        </w:rPr>
        <w:t xml:space="preserve">, KPSS &amp; </w:t>
      </w:r>
      <w:proofErr w:type="spellStart"/>
      <w:r w:rsidR="00984A94" w:rsidRPr="000B41F6">
        <w:rPr>
          <w:rFonts w:ascii="Times New Roman" w:hAnsi="Times New Roman" w:cs="Times New Roman"/>
          <w:color w:val="000000" w:themeColor="text1"/>
          <w:sz w:val="24"/>
          <w:szCs w:val="24"/>
          <w:lang w:val="en-US"/>
        </w:rPr>
        <w:t>Zivot</w:t>
      </w:r>
      <w:proofErr w:type="spellEnd"/>
      <w:r w:rsidR="00984A94" w:rsidRPr="000B41F6">
        <w:rPr>
          <w:rFonts w:ascii="Times New Roman" w:hAnsi="Times New Roman" w:cs="Times New Roman"/>
          <w:color w:val="000000" w:themeColor="text1"/>
          <w:sz w:val="24"/>
          <w:szCs w:val="24"/>
          <w:lang w:val="en-US"/>
        </w:rPr>
        <w:t>-Andrews</w:t>
      </w:r>
      <w:r w:rsidRPr="000B41F6">
        <w:rPr>
          <w:rFonts w:ascii="Times New Roman" w:hAnsi="Times New Roman" w:cs="Times New Roman"/>
          <w:color w:val="000000" w:themeColor="text1"/>
          <w:sz w:val="24"/>
          <w:szCs w:val="24"/>
          <w:lang w:val="en-US"/>
        </w:rPr>
        <w:t xml:space="preserve"> unit root tests to examine the stationarity of the data; (2) The Johansen Cointegration test </w:t>
      </w:r>
      <w:r w:rsidR="00FC75EA" w:rsidRPr="000B41F6">
        <w:rPr>
          <w:rFonts w:ascii="Times New Roman" w:hAnsi="Times New Roman" w:cs="Times New Roman"/>
          <w:color w:val="000000" w:themeColor="text1"/>
          <w:sz w:val="24"/>
          <w:szCs w:val="24"/>
          <w:lang w:val="en-US"/>
        </w:rPr>
        <w:t xml:space="preserve">and </w:t>
      </w:r>
      <w:r w:rsidRPr="000B41F6">
        <w:rPr>
          <w:rFonts w:ascii="Times New Roman" w:hAnsi="Times New Roman" w:cs="Times New Roman"/>
          <w:color w:val="000000" w:themeColor="text1"/>
          <w:sz w:val="24"/>
          <w:szCs w:val="24"/>
          <w:lang w:val="en-US"/>
        </w:rPr>
        <w:t xml:space="preserve">The </w:t>
      </w:r>
      <w:r w:rsidR="00984A94" w:rsidRPr="000B41F6">
        <w:rPr>
          <w:rFonts w:ascii="Times New Roman" w:hAnsi="Times New Roman" w:cs="Times New Roman"/>
          <w:color w:val="000000" w:themeColor="text1"/>
          <w:sz w:val="24"/>
          <w:szCs w:val="24"/>
          <w:lang w:val="en-US"/>
        </w:rPr>
        <w:t>Engle-</w:t>
      </w:r>
      <w:r w:rsidRPr="000B41F6">
        <w:rPr>
          <w:rFonts w:ascii="Times New Roman" w:hAnsi="Times New Roman" w:cs="Times New Roman"/>
          <w:color w:val="000000" w:themeColor="text1"/>
          <w:sz w:val="24"/>
          <w:szCs w:val="24"/>
          <w:lang w:val="en-US"/>
        </w:rPr>
        <w:t xml:space="preserve">Granger test for </w:t>
      </w:r>
      <w:r w:rsidR="00FC75EA" w:rsidRPr="000B41F6">
        <w:rPr>
          <w:rFonts w:ascii="Times New Roman" w:hAnsi="Times New Roman" w:cs="Times New Roman"/>
          <w:color w:val="000000" w:themeColor="text1"/>
          <w:sz w:val="24"/>
          <w:szCs w:val="24"/>
          <w:lang w:val="en-US"/>
        </w:rPr>
        <w:t xml:space="preserve">determining the </w:t>
      </w:r>
      <w:r w:rsidRPr="000B41F6">
        <w:rPr>
          <w:rFonts w:ascii="Times New Roman" w:hAnsi="Times New Roman" w:cs="Times New Roman"/>
          <w:color w:val="000000" w:themeColor="text1"/>
          <w:sz w:val="24"/>
          <w:szCs w:val="24"/>
          <w:lang w:val="en-US"/>
        </w:rPr>
        <w:t>cointegrat</w:t>
      </w:r>
      <w:r w:rsidR="00FC75EA" w:rsidRPr="000B41F6">
        <w:rPr>
          <w:rFonts w:ascii="Times New Roman" w:hAnsi="Times New Roman" w:cs="Times New Roman"/>
          <w:color w:val="000000" w:themeColor="text1"/>
          <w:sz w:val="24"/>
          <w:szCs w:val="24"/>
          <w:lang w:val="en-US"/>
        </w:rPr>
        <w:t>ion between time series</w:t>
      </w:r>
      <w:r w:rsidR="004D4B01">
        <w:rPr>
          <w:rFonts w:ascii="Times New Roman" w:hAnsi="Times New Roman" w:cs="Times New Roman"/>
          <w:color w:val="000000" w:themeColor="text1"/>
          <w:sz w:val="24"/>
          <w:szCs w:val="24"/>
          <w:lang w:val="en-US"/>
        </w:rPr>
        <w:t xml:space="preserve"> (3) VECM to determine the long and short-run causality between the series.</w:t>
      </w:r>
      <w:ins w:id="13" w:author="Abhijit Sharma" w:date="2022-05-29T17:28:00Z">
        <w:r w:rsidR="000D653C">
          <w:rPr>
            <w:rFonts w:ascii="Times New Roman" w:hAnsi="Times New Roman" w:cs="Times New Roman"/>
            <w:color w:val="000000" w:themeColor="text1"/>
            <w:sz w:val="24"/>
            <w:szCs w:val="24"/>
            <w:lang w:val="en-US"/>
          </w:rPr>
          <w:t xml:space="preserve"> It would be better to state why these methods are suitable/ what they do, in brief, and then to provide some key findings which are missing entirely. </w:t>
        </w:r>
      </w:ins>
    </w:p>
    <w:p w14:paraId="467EE3AE" w14:textId="0CF15A8A" w:rsidR="00FC75EA" w:rsidRPr="000B41F6" w:rsidRDefault="00FC75EA" w:rsidP="000B41F6">
      <w:pPr>
        <w:spacing w:line="480" w:lineRule="auto"/>
        <w:contextualSpacing/>
        <w:rPr>
          <w:rFonts w:ascii="Times New Roman" w:hAnsi="Times New Roman" w:cs="Times New Roman"/>
          <w:color w:val="000000" w:themeColor="text1"/>
          <w:sz w:val="24"/>
          <w:szCs w:val="24"/>
          <w:lang w:val="en-US"/>
        </w:rPr>
      </w:pPr>
    </w:p>
    <w:p w14:paraId="6601692D"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54D54FEA"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2366B9BE"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426B540C"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2A56C395"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758754C0"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07377A88"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05305940"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6E3BA4FB"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6CC0A23B" w14:textId="6A707DF8"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789D8069" w14:textId="77777777" w:rsidR="001B24F1" w:rsidRPr="001B24F1" w:rsidRDefault="001B24F1" w:rsidP="001B24F1">
      <w:pPr>
        <w:rPr>
          <w:lang w:val="en-US"/>
        </w:rPr>
      </w:pPr>
    </w:p>
    <w:p w14:paraId="28BDB897" w14:textId="77777777" w:rsidR="004D4B01" w:rsidRDefault="004D4B01" w:rsidP="000B41F6">
      <w:pPr>
        <w:pStyle w:val="Subtitle"/>
        <w:spacing w:line="480" w:lineRule="auto"/>
        <w:contextualSpacing/>
        <w:rPr>
          <w:rFonts w:ascii="Times New Roman" w:hAnsi="Times New Roman" w:cs="Times New Roman"/>
          <w:color w:val="000000" w:themeColor="text1"/>
          <w:sz w:val="24"/>
          <w:lang w:val="en-US"/>
        </w:rPr>
      </w:pPr>
    </w:p>
    <w:p w14:paraId="3302E5DB" w14:textId="28D44848" w:rsidR="004D4B01" w:rsidRPr="004D4B01" w:rsidRDefault="004D4B01" w:rsidP="001B24F1">
      <w:pPr>
        <w:pStyle w:val="Heading1"/>
        <w:rPr>
          <w:lang w:val="en-US"/>
        </w:rPr>
      </w:pPr>
    </w:p>
    <w:p w14:paraId="222B08D2" w14:textId="752D0E23" w:rsidR="00FC75EA" w:rsidRPr="001B24F1" w:rsidRDefault="001B24F1" w:rsidP="001B24F1">
      <w:pPr>
        <w:pStyle w:val="Heading1"/>
        <w:jc w:val="center"/>
      </w:pPr>
      <w:bookmarkStart w:id="14" w:name="_Toc101072327"/>
      <w:r>
        <w:t>1.</w:t>
      </w:r>
      <w:r w:rsidR="00FC75EA" w:rsidRPr="001B24F1">
        <w:t>Introduction</w:t>
      </w:r>
      <w:bookmarkEnd w:id="14"/>
    </w:p>
    <w:p w14:paraId="59DCC041" w14:textId="12975833" w:rsidR="00984A94" w:rsidRPr="000B41F6" w:rsidRDefault="00984A94" w:rsidP="000B41F6">
      <w:pPr>
        <w:spacing w:before="100" w:beforeAutospacing="1" w:after="100" w:afterAutospacing="1" w:line="480" w:lineRule="auto"/>
        <w:contextualSpacing/>
        <w:rPr>
          <w:rFonts w:ascii="Times New Roman" w:hAnsi="Times New Roman" w:cs="Times New Roman"/>
          <w:color w:val="000000" w:themeColor="text1"/>
          <w:sz w:val="24"/>
          <w:szCs w:val="24"/>
        </w:rPr>
      </w:pPr>
      <w:commentRangeStart w:id="15"/>
      <w:r w:rsidRPr="000B41F6">
        <w:rPr>
          <w:rFonts w:ascii="Times New Roman" w:hAnsi="Times New Roman" w:cs="Times New Roman"/>
          <w:color w:val="000000" w:themeColor="text1"/>
          <w:sz w:val="24"/>
          <w:szCs w:val="24"/>
        </w:rPr>
        <w:t>Markets aggregate demand and supply among spatially dispersed players</w:t>
      </w:r>
      <w:commentRangeEnd w:id="15"/>
      <w:r w:rsidR="0073704D">
        <w:rPr>
          <w:rStyle w:val="CommentReference"/>
        </w:rPr>
        <w:commentReference w:id="15"/>
      </w:r>
      <w:r w:rsidRPr="000B41F6">
        <w:rPr>
          <w:rFonts w:ascii="Times New Roman" w:hAnsi="Times New Roman" w:cs="Times New Roman"/>
          <w:color w:val="000000" w:themeColor="text1"/>
          <w:sz w:val="24"/>
          <w:szCs w:val="24"/>
        </w:rPr>
        <w:t xml:space="preserve">, and they play a critical role in reducing the risk of demand and supply shocks. </w:t>
      </w:r>
      <w:ins w:id="16" w:author="Abhijit Sharma" w:date="2022-05-29T17:29:00Z">
        <w:r w:rsidR="0073704D">
          <w:rPr>
            <w:rFonts w:ascii="Times New Roman" w:hAnsi="Times New Roman" w:cs="Times New Roman"/>
            <w:color w:val="000000" w:themeColor="text1"/>
            <w:sz w:val="24"/>
            <w:szCs w:val="24"/>
          </w:rPr>
          <w:t>Markets help clear markets and identify equilibrium prices a</w:t>
        </w:r>
      </w:ins>
      <w:ins w:id="17" w:author="Abhijit Sharma" w:date="2022-05-29T17:30:00Z">
        <w:r w:rsidR="0073704D">
          <w:rPr>
            <w:rFonts w:ascii="Times New Roman" w:hAnsi="Times New Roman" w:cs="Times New Roman"/>
            <w:color w:val="000000" w:themeColor="text1"/>
            <w:sz w:val="24"/>
            <w:szCs w:val="24"/>
          </w:rPr>
          <w:t>nd quantities – this is Micro 101. I am not sure how you argue that markets reduce supply and demand shocks. If so, why do we have significant effects of energy shocks or food commodity shocks in inte</w:t>
        </w:r>
      </w:ins>
      <w:ins w:id="18" w:author="Abhijit Sharma" w:date="2022-05-29T17:31:00Z">
        <w:r w:rsidR="0073704D">
          <w:rPr>
            <w:rFonts w:ascii="Times New Roman" w:hAnsi="Times New Roman" w:cs="Times New Roman"/>
            <w:color w:val="000000" w:themeColor="text1"/>
            <w:sz w:val="24"/>
            <w:szCs w:val="24"/>
          </w:rPr>
          <w:t xml:space="preserve">rnational markets including W. </w:t>
        </w:r>
        <w:proofErr w:type="spellStart"/>
        <w:r w:rsidR="0073704D">
          <w:rPr>
            <w:rFonts w:ascii="Times New Roman" w:hAnsi="Times New Roman" w:cs="Times New Roman"/>
            <w:color w:val="000000" w:themeColor="text1"/>
            <w:sz w:val="24"/>
            <w:szCs w:val="24"/>
          </w:rPr>
          <w:t>Eruope</w:t>
        </w:r>
        <w:proofErr w:type="spellEnd"/>
        <w:r w:rsidR="0073704D">
          <w:rPr>
            <w:rFonts w:ascii="Times New Roman" w:hAnsi="Times New Roman" w:cs="Times New Roman"/>
            <w:color w:val="000000" w:themeColor="text1"/>
            <w:sz w:val="24"/>
            <w:szCs w:val="24"/>
          </w:rPr>
          <w:t xml:space="preserve"> and N. America where we have reasonably efficient markets in operation. </w:t>
        </w:r>
      </w:ins>
      <w:r w:rsidRPr="000B41F6">
        <w:rPr>
          <w:rFonts w:ascii="Times New Roman" w:hAnsi="Times New Roman" w:cs="Times New Roman"/>
          <w:color w:val="000000" w:themeColor="text1"/>
          <w:sz w:val="24"/>
          <w:szCs w:val="24"/>
        </w:rPr>
        <w:t>Market structure and connections</w:t>
      </w:r>
      <w:ins w:id="19" w:author="Abhijit Sharma" w:date="2022-05-29T17:31:00Z">
        <w:r w:rsidR="00AA135F">
          <w:rPr>
            <w:rFonts w:ascii="Times New Roman" w:hAnsi="Times New Roman" w:cs="Times New Roman"/>
            <w:color w:val="000000" w:themeColor="text1"/>
            <w:sz w:val="24"/>
            <w:szCs w:val="24"/>
          </w:rPr>
          <w:t xml:space="preserve"> AGAIN – non accurate and colloquial language – please be more precise</w:t>
        </w:r>
      </w:ins>
      <w:r w:rsidRPr="000B41F6">
        <w:rPr>
          <w:rFonts w:ascii="Times New Roman" w:hAnsi="Times New Roman" w:cs="Times New Roman"/>
          <w:color w:val="000000" w:themeColor="text1"/>
          <w:sz w:val="24"/>
          <w:szCs w:val="24"/>
        </w:rPr>
        <w:t xml:space="preserve"> studies may provide the government with a solid foundation of facts before launching a new strategic approach or defining new performance targets. Economists feel that market pricing has taken centre stage in defining the market</w:t>
      </w:r>
      <w:r w:rsidR="001E3D48" w:rsidRPr="000B41F6">
        <w:rPr>
          <w:rFonts w:ascii="Times New Roman" w:hAnsi="Times New Roman" w:cs="Times New Roman"/>
          <w:color w:val="000000" w:themeColor="text1"/>
          <w:sz w:val="24"/>
          <w:szCs w:val="24"/>
        </w:rPr>
        <w:t xml:space="preserve"> (</w:t>
      </w:r>
      <w:commentRangeStart w:id="20"/>
      <w:r w:rsidR="001E3D48" w:rsidRPr="000B41F6">
        <w:rPr>
          <w:rFonts w:ascii="Times New Roman" w:hAnsi="Times New Roman" w:cs="Times New Roman"/>
          <w:color w:val="000000" w:themeColor="text1"/>
          <w:sz w:val="24"/>
          <w:szCs w:val="24"/>
        </w:rPr>
        <w:t>Stiglitz, 1993)</w:t>
      </w:r>
      <w:r w:rsidRPr="000B41F6">
        <w:rPr>
          <w:rFonts w:ascii="Times New Roman" w:hAnsi="Times New Roman" w:cs="Times New Roman"/>
          <w:color w:val="000000" w:themeColor="text1"/>
          <w:sz w:val="24"/>
          <w:szCs w:val="24"/>
        </w:rPr>
        <w:t xml:space="preserve">. </w:t>
      </w:r>
      <w:commentRangeEnd w:id="20"/>
      <w:r w:rsidR="00896351">
        <w:rPr>
          <w:rStyle w:val="CommentReference"/>
        </w:rPr>
        <w:commentReference w:id="20"/>
      </w:r>
      <w:r w:rsidRPr="000B41F6">
        <w:rPr>
          <w:rFonts w:ascii="Times New Roman" w:hAnsi="Times New Roman" w:cs="Times New Roman"/>
          <w:color w:val="000000" w:themeColor="text1"/>
          <w:sz w:val="24"/>
          <w:szCs w:val="24"/>
        </w:rPr>
        <w:t>Widening price-cost margins signal profit possibilities to which observant entrepreneurs respond. Further,  pricing sends information about fluctuating demand and supply situations to producers and consumers.</w:t>
      </w:r>
      <w:ins w:id="21" w:author="Abhijit Sharma" w:date="2022-05-29T17:32:00Z">
        <w:r w:rsidR="005A3A15">
          <w:rPr>
            <w:rFonts w:ascii="Times New Roman" w:hAnsi="Times New Roman" w:cs="Times New Roman"/>
            <w:color w:val="000000" w:themeColor="text1"/>
            <w:sz w:val="24"/>
            <w:szCs w:val="24"/>
          </w:rPr>
          <w:t xml:space="preserve"> This paragraph gives me no idea of what you wish to do; why it is worth investigating and what your own contribution i</w:t>
        </w:r>
      </w:ins>
      <w:ins w:id="22" w:author="Abhijit Sharma" w:date="2022-05-29T17:33:00Z">
        <w:r w:rsidR="005A3A15">
          <w:rPr>
            <w:rFonts w:ascii="Times New Roman" w:hAnsi="Times New Roman" w:cs="Times New Roman"/>
            <w:color w:val="000000" w:themeColor="text1"/>
            <w:sz w:val="24"/>
            <w:szCs w:val="24"/>
          </w:rPr>
          <w:t>s</w:t>
        </w:r>
      </w:ins>
      <w:ins w:id="23" w:author="Abhijit Sharma" w:date="2022-05-29T17:32:00Z">
        <w:r w:rsidR="005A3A15">
          <w:rPr>
            <w:rFonts w:ascii="Times New Roman" w:hAnsi="Times New Roman" w:cs="Times New Roman"/>
            <w:color w:val="000000" w:themeColor="text1"/>
            <w:sz w:val="24"/>
            <w:szCs w:val="24"/>
          </w:rPr>
          <w:t xml:space="preserve"> likely to be. </w:t>
        </w:r>
      </w:ins>
    </w:p>
    <w:p w14:paraId="4C9959CD" w14:textId="77777777" w:rsidR="00944C8C" w:rsidRDefault="006626BB" w:rsidP="000B41F6">
      <w:pPr>
        <w:spacing w:line="480" w:lineRule="auto"/>
        <w:contextualSpacing/>
        <w:rPr>
          <w:ins w:id="24" w:author="Abhijit Sharma" w:date="2022-05-29T17:35:00Z"/>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Pulp and paper are two of the world's most important and widely traded commodities.</w:t>
      </w:r>
      <w:ins w:id="25" w:author="Abhijit Sharma" w:date="2022-05-29T17:33:00Z">
        <w:r w:rsidR="005A3A15">
          <w:rPr>
            <w:rFonts w:ascii="Times New Roman" w:hAnsi="Times New Roman" w:cs="Times New Roman"/>
            <w:color w:val="000000" w:themeColor="text1"/>
            <w:sz w:val="24"/>
            <w:szCs w:val="24"/>
          </w:rPr>
          <w:t xml:space="preserve"> Okay – can we provide some data, including more recent data? You could add a picture or table to support your assertion.</w:t>
        </w:r>
      </w:ins>
      <w:r w:rsidRPr="000B41F6">
        <w:rPr>
          <w:rFonts w:ascii="Times New Roman" w:hAnsi="Times New Roman" w:cs="Times New Roman"/>
          <w:color w:val="000000" w:themeColor="text1"/>
          <w:sz w:val="24"/>
          <w:szCs w:val="24"/>
        </w:rPr>
        <w:t xml:space="preserve"> The pulp and paper market in North America is significant on a worldwide scale</w:t>
      </w:r>
      <w:ins w:id="26" w:author="Abhijit Sharma" w:date="2022-05-29T17:33:00Z">
        <w:r w:rsidR="005A3A15">
          <w:rPr>
            <w:rFonts w:ascii="Times New Roman" w:hAnsi="Times New Roman" w:cs="Times New Roman"/>
            <w:color w:val="000000" w:themeColor="text1"/>
            <w:sz w:val="24"/>
            <w:szCs w:val="24"/>
          </w:rPr>
          <w:t xml:space="preserve"> HOW?</w:t>
        </w:r>
      </w:ins>
      <w:r w:rsidRPr="000B41F6">
        <w:rPr>
          <w:rFonts w:ascii="Times New Roman" w:hAnsi="Times New Roman" w:cs="Times New Roman"/>
          <w:color w:val="000000" w:themeColor="text1"/>
          <w:sz w:val="24"/>
          <w:szCs w:val="24"/>
        </w:rPr>
        <w:t>, since the area is the world's largest producer and consumer of paper pulp</w:t>
      </w:r>
      <w:ins w:id="27" w:author="Abhijit Sharma" w:date="2022-05-29T17:33:00Z">
        <w:r w:rsidR="00944C8C">
          <w:rPr>
            <w:rFonts w:ascii="Times New Roman" w:hAnsi="Times New Roman" w:cs="Times New Roman"/>
            <w:color w:val="000000" w:themeColor="text1"/>
            <w:sz w:val="24"/>
            <w:szCs w:val="24"/>
          </w:rPr>
          <w:t xml:space="preserve"> Okay – but what </w:t>
        </w:r>
      </w:ins>
      <w:r w:rsidRPr="000B41F6">
        <w:rPr>
          <w:rFonts w:ascii="Times New Roman" w:hAnsi="Times New Roman" w:cs="Times New Roman"/>
          <w:color w:val="000000" w:themeColor="text1"/>
          <w:sz w:val="24"/>
          <w:szCs w:val="24"/>
        </w:rPr>
        <w:t xml:space="preserve">. </w:t>
      </w:r>
      <w:r w:rsidR="008803BF" w:rsidRPr="000B41F6">
        <w:rPr>
          <w:rFonts w:ascii="Times New Roman" w:hAnsi="Times New Roman" w:cs="Times New Roman"/>
          <w:color w:val="000000" w:themeColor="text1"/>
          <w:sz w:val="24"/>
          <w:szCs w:val="24"/>
        </w:rPr>
        <w:t>According to NAFTA</w:t>
      </w:r>
      <w:r w:rsidR="0007661F" w:rsidRPr="000B41F6">
        <w:rPr>
          <w:rFonts w:ascii="Times New Roman" w:hAnsi="Times New Roman" w:cs="Times New Roman"/>
          <w:color w:val="000000" w:themeColor="text1"/>
          <w:sz w:val="24"/>
          <w:szCs w:val="24"/>
        </w:rPr>
        <w:t xml:space="preserve">, between 1993 and 2013, the overall value of </w:t>
      </w:r>
      <w:r w:rsidR="0007661F" w:rsidRPr="000B41F6">
        <w:rPr>
          <w:rFonts w:ascii="Times New Roman" w:hAnsi="Times New Roman" w:cs="Times New Roman"/>
          <w:color w:val="000000" w:themeColor="text1"/>
          <w:sz w:val="24"/>
          <w:szCs w:val="24"/>
        </w:rPr>
        <w:lastRenderedPageBreak/>
        <w:t>trading</w:t>
      </w:r>
      <w:ins w:id="28" w:author="Abhijit Sharma" w:date="2022-05-29T17:34:00Z">
        <w:r w:rsidR="00944C8C">
          <w:rPr>
            <w:rFonts w:ascii="Times New Roman" w:hAnsi="Times New Roman" w:cs="Times New Roman"/>
            <w:color w:val="000000" w:themeColor="text1"/>
            <w:sz w:val="24"/>
            <w:szCs w:val="24"/>
          </w:rPr>
          <w:t xml:space="preserve"> of what?</w:t>
        </w:r>
      </w:ins>
      <w:r w:rsidR="0007661F" w:rsidRPr="000B41F6">
        <w:rPr>
          <w:rFonts w:ascii="Times New Roman" w:hAnsi="Times New Roman" w:cs="Times New Roman"/>
          <w:color w:val="000000" w:themeColor="text1"/>
          <w:sz w:val="24"/>
          <w:szCs w:val="24"/>
        </w:rPr>
        <w:t xml:space="preserve"> in the United States rose from $16.7 billion to $82.0 billion, a 233 per cent higher when inflation is included in. </w:t>
      </w:r>
      <w:ins w:id="29" w:author="Abhijit Sharma" w:date="2022-05-29T17:34:00Z">
        <w:r w:rsidR="00944C8C">
          <w:rPr>
            <w:rFonts w:ascii="Times New Roman" w:hAnsi="Times New Roman" w:cs="Times New Roman"/>
            <w:color w:val="000000" w:themeColor="text1"/>
            <w:sz w:val="24"/>
            <w:szCs w:val="24"/>
          </w:rPr>
          <w:t xml:space="preserve">What </w:t>
        </w:r>
      </w:ins>
      <w:ins w:id="30" w:author="Abhijit Sharma" w:date="2022-05-29T17:35:00Z">
        <w:r w:rsidR="00944C8C">
          <w:rPr>
            <w:rFonts w:ascii="Times New Roman" w:hAnsi="Times New Roman" w:cs="Times New Roman"/>
            <w:color w:val="000000" w:themeColor="text1"/>
            <w:sz w:val="24"/>
            <w:szCs w:val="24"/>
          </w:rPr>
          <w:t>is all this referring to?</w:t>
        </w:r>
      </w:ins>
    </w:p>
    <w:p w14:paraId="54FAE6E9" w14:textId="404C2D17" w:rsidR="00842B48" w:rsidRPr="000B41F6" w:rsidRDefault="0007661F"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Foreign direct investment (FDI) in the NAFTA nations' resulted in increased agricultural product sales</w:t>
      </w:r>
      <w:r w:rsidR="00A06FE3" w:rsidRPr="000B41F6">
        <w:rPr>
          <w:rFonts w:ascii="Times New Roman" w:hAnsi="Times New Roman" w:cs="Times New Roman"/>
          <w:color w:val="000000" w:themeColor="text1"/>
          <w:sz w:val="24"/>
          <w:szCs w:val="24"/>
        </w:rPr>
        <w:t xml:space="preserve"> (</w:t>
      </w:r>
      <w:proofErr w:type="spellStart"/>
      <w:r w:rsidR="00A06FE3" w:rsidRPr="000B41F6">
        <w:rPr>
          <w:rFonts w:ascii="Times New Roman" w:hAnsi="Times New Roman" w:cs="Times New Roman"/>
          <w:color w:val="000000" w:themeColor="text1"/>
          <w:sz w:val="24"/>
          <w:szCs w:val="24"/>
        </w:rPr>
        <w:t>Zahniser</w:t>
      </w:r>
      <w:proofErr w:type="spellEnd"/>
      <w:r w:rsidR="00A06FE3" w:rsidRPr="000B41F6">
        <w:rPr>
          <w:rFonts w:ascii="Times New Roman" w:hAnsi="Times New Roman" w:cs="Times New Roman"/>
          <w:color w:val="000000" w:themeColor="text1"/>
          <w:sz w:val="24"/>
          <w:szCs w:val="24"/>
        </w:rPr>
        <w:t xml:space="preserve"> et al., </w:t>
      </w:r>
      <w:commentRangeStart w:id="31"/>
      <w:r w:rsidR="00A06FE3" w:rsidRPr="000B41F6">
        <w:rPr>
          <w:rFonts w:ascii="Times New Roman" w:hAnsi="Times New Roman" w:cs="Times New Roman"/>
          <w:color w:val="000000" w:themeColor="text1"/>
          <w:sz w:val="24"/>
          <w:szCs w:val="24"/>
        </w:rPr>
        <w:t>2015</w:t>
      </w:r>
      <w:commentRangeEnd w:id="31"/>
      <w:r w:rsidR="00980276">
        <w:rPr>
          <w:rStyle w:val="CommentReference"/>
        </w:rPr>
        <w:commentReference w:id="31"/>
      </w:r>
      <w:r w:rsidR="00A06FE3" w:rsidRPr="000B41F6">
        <w:rPr>
          <w:rFonts w:ascii="Times New Roman" w:hAnsi="Times New Roman" w:cs="Times New Roman"/>
          <w:color w:val="000000" w:themeColor="text1"/>
          <w:sz w:val="24"/>
          <w:szCs w:val="24"/>
        </w:rPr>
        <w:t>)</w:t>
      </w:r>
      <w:r w:rsidRPr="000B41F6">
        <w:rPr>
          <w:rFonts w:ascii="Times New Roman" w:hAnsi="Times New Roman" w:cs="Times New Roman"/>
          <w:color w:val="000000" w:themeColor="text1"/>
          <w:sz w:val="24"/>
          <w:szCs w:val="24"/>
        </w:rPr>
        <w:t xml:space="preserve">. </w:t>
      </w:r>
      <w:r w:rsidR="006626BB" w:rsidRPr="000B41F6">
        <w:rPr>
          <w:rFonts w:ascii="Times New Roman" w:hAnsi="Times New Roman" w:cs="Times New Roman"/>
          <w:color w:val="000000" w:themeColor="text1"/>
          <w:sz w:val="24"/>
          <w:szCs w:val="24"/>
        </w:rPr>
        <w:t>The development of an integrated market for forest products is one of NAFTA's and sustainable forestry's aims</w:t>
      </w:r>
      <w:r w:rsidR="008803BF" w:rsidRPr="000B41F6">
        <w:rPr>
          <w:rFonts w:ascii="Times New Roman" w:hAnsi="Times New Roman" w:cs="Times New Roman"/>
          <w:color w:val="000000" w:themeColor="text1"/>
          <w:sz w:val="24"/>
          <w:szCs w:val="24"/>
        </w:rPr>
        <w:t>.</w:t>
      </w:r>
      <w:ins w:id="32" w:author="Abhijit Sharma" w:date="2022-05-29T17:35:00Z">
        <w:r w:rsidR="00980276">
          <w:rPr>
            <w:rFonts w:ascii="Times New Roman" w:hAnsi="Times New Roman" w:cs="Times New Roman"/>
            <w:color w:val="000000" w:themeColor="text1"/>
            <w:sz w:val="24"/>
            <w:szCs w:val="24"/>
          </w:rPr>
          <w:t xml:space="preserve"> What about the actual situation? </w:t>
        </w:r>
      </w:ins>
      <w:r w:rsidR="006626BB" w:rsidRPr="000B41F6">
        <w:rPr>
          <w:rFonts w:ascii="Times New Roman" w:hAnsi="Times New Roman" w:cs="Times New Roman"/>
          <w:color w:val="000000" w:themeColor="text1"/>
          <w:sz w:val="24"/>
          <w:szCs w:val="24"/>
        </w:rPr>
        <w:t xml:space="preserve"> Given the importance of </w:t>
      </w:r>
      <w:r w:rsidR="00396C41" w:rsidRPr="000B41F6">
        <w:rPr>
          <w:rFonts w:ascii="Times New Roman" w:hAnsi="Times New Roman" w:cs="Times New Roman"/>
          <w:color w:val="000000" w:themeColor="text1"/>
          <w:sz w:val="24"/>
          <w:szCs w:val="24"/>
        </w:rPr>
        <w:t xml:space="preserve">the </w:t>
      </w:r>
      <w:r w:rsidR="006626BB" w:rsidRPr="000B41F6">
        <w:rPr>
          <w:rFonts w:ascii="Times New Roman" w:hAnsi="Times New Roman" w:cs="Times New Roman"/>
          <w:color w:val="000000" w:themeColor="text1"/>
          <w:sz w:val="24"/>
          <w:szCs w:val="24"/>
        </w:rPr>
        <w:t>pulp and paper trade in the North American market</w:t>
      </w:r>
      <w:ins w:id="33" w:author="Abhijit Sharma" w:date="2022-05-29T17:35:00Z">
        <w:r w:rsidR="002A6806">
          <w:rPr>
            <w:rFonts w:ascii="Times New Roman" w:hAnsi="Times New Roman" w:cs="Times New Roman"/>
            <w:color w:val="000000" w:themeColor="text1"/>
            <w:sz w:val="24"/>
            <w:szCs w:val="24"/>
          </w:rPr>
          <w:t xml:space="preserve"> You have not established this at all – how </w:t>
        </w:r>
      </w:ins>
      <w:ins w:id="34" w:author="Abhijit Sharma" w:date="2022-05-29T17:36:00Z">
        <w:r w:rsidR="002A6806">
          <w:rPr>
            <w:rFonts w:ascii="Times New Roman" w:hAnsi="Times New Roman" w:cs="Times New Roman"/>
            <w:color w:val="000000" w:themeColor="text1"/>
            <w:sz w:val="24"/>
            <w:szCs w:val="24"/>
          </w:rPr>
          <w:t>about</w:t>
        </w:r>
      </w:ins>
      <w:ins w:id="35" w:author="Abhijit Sharma" w:date="2022-05-29T17:35:00Z">
        <w:r w:rsidR="002A6806">
          <w:rPr>
            <w:rFonts w:ascii="Times New Roman" w:hAnsi="Times New Roman" w:cs="Times New Roman"/>
            <w:color w:val="000000" w:themeColor="text1"/>
            <w:sz w:val="24"/>
            <w:szCs w:val="24"/>
          </w:rPr>
          <w:t xml:space="preserve"> some sectoral commen</w:t>
        </w:r>
      </w:ins>
      <w:ins w:id="36" w:author="Abhijit Sharma" w:date="2022-05-29T17:36:00Z">
        <w:r w:rsidR="002A6806">
          <w:rPr>
            <w:rFonts w:ascii="Times New Roman" w:hAnsi="Times New Roman" w:cs="Times New Roman"/>
            <w:color w:val="000000" w:themeColor="text1"/>
            <w:sz w:val="24"/>
            <w:szCs w:val="24"/>
          </w:rPr>
          <w:t>tary using data</w:t>
        </w:r>
      </w:ins>
      <w:r w:rsidR="006626BB" w:rsidRPr="000B41F6">
        <w:rPr>
          <w:rFonts w:ascii="Times New Roman" w:hAnsi="Times New Roman" w:cs="Times New Roman"/>
          <w:color w:val="000000" w:themeColor="text1"/>
          <w:sz w:val="24"/>
          <w:szCs w:val="24"/>
        </w:rPr>
        <w:t>, it is critical to comprehend its market behaviour, since changes in the North American market may have far-reaching consequences for global pulp and paper markets.</w:t>
      </w:r>
      <w:ins w:id="37" w:author="Abhijit Sharma" w:date="2022-05-29T17:36:00Z">
        <w:r w:rsidR="002A6806">
          <w:rPr>
            <w:rFonts w:ascii="Times New Roman" w:hAnsi="Times New Roman" w:cs="Times New Roman"/>
            <w:color w:val="000000" w:themeColor="text1"/>
            <w:sz w:val="24"/>
            <w:szCs w:val="24"/>
          </w:rPr>
          <w:t xml:space="preserve"> Again – unclear. </w:t>
        </w:r>
      </w:ins>
      <w:r w:rsidR="00A06FE3" w:rsidRPr="000B41F6">
        <w:rPr>
          <w:rFonts w:ascii="Times New Roman" w:hAnsi="Times New Roman" w:cs="Times New Roman"/>
          <w:color w:val="000000" w:themeColor="text1"/>
          <w:sz w:val="24"/>
          <w:szCs w:val="24"/>
        </w:rPr>
        <w:t xml:space="preserve"> When it comes to agricultural investments in the US South, wood pellet </w:t>
      </w:r>
      <w:r w:rsidR="00CB1F95" w:rsidRPr="000B41F6">
        <w:rPr>
          <w:rFonts w:ascii="Times New Roman" w:hAnsi="Times New Roman" w:cs="Times New Roman"/>
          <w:color w:val="000000" w:themeColor="text1"/>
          <w:sz w:val="24"/>
          <w:szCs w:val="24"/>
        </w:rPr>
        <w:t xml:space="preserve">and related industries </w:t>
      </w:r>
      <w:r w:rsidR="00A06FE3" w:rsidRPr="000B41F6">
        <w:rPr>
          <w:rFonts w:ascii="Times New Roman" w:hAnsi="Times New Roman" w:cs="Times New Roman"/>
          <w:color w:val="000000" w:themeColor="text1"/>
          <w:sz w:val="24"/>
          <w:szCs w:val="24"/>
        </w:rPr>
        <w:t>have seen an upswing in recent years</w:t>
      </w:r>
      <w:r w:rsidR="00CB1F95" w:rsidRPr="000B41F6">
        <w:rPr>
          <w:rFonts w:ascii="Times New Roman" w:hAnsi="Times New Roman" w:cs="Times New Roman"/>
          <w:color w:val="000000" w:themeColor="text1"/>
          <w:sz w:val="24"/>
          <w:szCs w:val="24"/>
        </w:rPr>
        <w:t xml:space="preserve"> which</w:t>
      </w:r>
      <w:r w:rsidR="00A06FE3" w:rsidRPr="000B41F6">
        <w:rPr>
          <w:rFonts w:ascii="Times New Roman" w:hAnsi="Times New Roman" w:cs="Times New Roman"/>
          <w:color w:val="000000" w:themeColor="text1"/>
          <w:sz w:val="24"/>
          <w:szCs w:val="24"/>
        </w:rPr>
        <w:t xml:space="preserve"> </w:t>
      </w:r>
      <w:r w:rsidR="00CB1F95" w:rsidRPr="000B41F6">
        <w:rPr>
          <w:rFonts w:ascii="Times New Roman" w:hAnsi="Times New Roman" w:cs="Times New Roman"/>
          <w:color w:val="000000" w:themeColor="text1"/>
          <w:sz w:val="24"/>
          <w:szCs w:val="24"/>
        </w:rPr>
        <w:t xml:space="preserve">may be impacted </w:t>
      </w:r>
      <w:r w:rsidR="00A06FE3" w:rsidRPr="000B41F6">
        <w:rPr>
          <w:rFonts w:ascii="Times New Roman" w:hAnsi="Times New Roman" w:cs="Times New Roman"/>
          <w:color w:val="000000" w:themeColor="text1"/>
          <w:sz w:val="24"/>
          <w:szCs w:val="24"/>
        </w:rPr>
        <w:t xml:space="preserve">due to </w:t>
      </w:r>
      <w:r w:rsidR="00CB1F95" w:rsidRPr="000B41F6">
        <w:rPr>
          <w:rFonts w:ascii="Times New Roman" w:hAnsi="Times New Roman" w:cs="Times New Roman"/>
          <w:color w:val="000000" w:themeColor="text1"/>
          <w:sz w:val="24"/>
          <w:szCs w:val="24"/>
        </w:rPr>
        <w:t>global</w:t>
      </w:r>
      <w:r w:rsidR="00A06FE3" w:rsidRPr="000B41F6">
        <w:rPr>
          <w:rFonts w:ascii="Times New Roman" w:hAnsi="Times New Roman" w:cs="Times New Roman"/>
          <w:color w:val="000000" w:themeColor="text1"/>
          <w:sz w:val="24"/>
          <w:szCs w:val="24"/>
        </w:rPr>
        <w:t xml:space="preserve"> renewable energy regulations</w:t>
      </w:r>
      <w:r w:rsidR="00CB1F95" w:rsidRPr="000B41F6">
        <w:rPr>
          <w:rFonts w:ascii="Times New Roman" w:hAnsi="Times New Roman" w:cs="Times New Roman"/>
          <w:color w:val="000000" w:themeColor="text1"/>
          <w:sz w:val="24"/>
          <w:szCs w:val="24"/>
        </w:rPr>
        <w:t xml:space="preserve">. For instance, </w:t>
      </w:r>
      <w:r w:rsidR="00DD7EA8" w:rsidRPr="000B41F6">
        <w:rPr>
          <w:rFonts w:ascii="Times New Roman" w:hAnsi="Times New Roman" w:cs="Times New Roman"/>
          <w:color w:val="000000" w:themeColor="text1"/>
          <w:sz w:val="24"/>
          <w:szCs w:val="24"/>
        </w:rPr>
        <w:t xml:space="preserve">European policymakers have offered fiscal incentives to convert energy production from </w:t>
      </w:r>
      <w:r w:rsidR="00CB1F95" w:rsidRPr="000B41F6">
        <w:rPr>
          <w:rFonts w:ascii="Times New Roman" w:hAnsi="Times New Roman" w:cs="Times New Roman"/>
          <w:color w:val="000000" w:themeColor="text1"/>
          <w:sz w:val="24"/>
          <w:szCs w:val="24"/>
        </w:rPr>
        <w:t>non-renewable</w:t>
      </w:r>
      <w:r w:rsidR="00DD7EA8" w:rsidRPr="000B41F6">
        <w:rPr>
          <w:rFonts w:ascii="Times New Roman" w:hAnsi="Times New Roman" w:cs="Times New Roman"/>
          <w:color w:val="000000" w:themeColor="text1"/>
          <w:sz w:val="24"/>
          <w:szCs w:val="24"/>
        </w:rPr>
        <w:t xml:space="preserve"> to low-carbon sources over the past decade</w:t>
      </w:r>
      <w:r w:rsidR="00396C41" w:rsidRPr="000B41F6">
        <w:rPr>
          <w:rFonts w:ascii="Times New Roman" w:hAnsi="Times New Roman" w:cs="Times New Roman"/>
          <w:color w:val="000000" w:themeColor="text1"/>
          <w:sz w:val="24"/>
          <w:szCs w:val="24"/>
        </w:rPr>
        <w:t xml:space="preserve"> </w:t>
      </w:r>
      <w:r w:rsidR="00396C41" w:rsidRPr="000B41F6">
        <w:rPr>
          <w:rFonts w:ascii="Times New Roman" w:hAnsi="Times New Roman" w:cs="Times New Roman"/>
          <w:color w:val="000000" w:themeColor="text1"/>
          <w:sz w:val="24"/>
          <w:szCs w:val="24"/>
          <w:shd w:val="clear" w:color="auto" w:fill="FFFFFF"/>
        </w:rPr>
        <w:t>(Lu et al., 2020)</w:t>
      </w:r>
      <w:r w:rsidR="00DD7EA8" w:rsidRPr="000B41F6">
        <w:rPr>
          <w:rFonts w:ascii="Times New Roman" w:hAnsi="Times New Roman" w:cs="Times New Roman"/>
          <w:color w:val="000000" w:themeColor="text1"/>
          <w:sz w:val="24"/>
          <w:szCs w:val="24"/>
        </w:rPr>
        <w:t>.</w:t>
      </w:r>
      <w:r w:rsidR="00A9164D" w:rsidRPr="000B41F6">
        <w:rPr>
          <w:rFonts w:ascii="Times New Roman" w:hAnsi="Times New Roman" w:cs="Times New Roman"/>
          <w:color w:val="000000" w:themeColor="text1"/>
          <w:sz w:val="24"/>
          <w:szCs w:val="24"/>
        </w:rPr>
        <w:t xml:space="preserve"> According to the US Census Bureau (2017), between 2012 and 2016, wood pellet exports from the US to Europe surged by 56% (from US$267 to US$607 million a year). This period also witnessed new pellet mills emerging on account of the increased demand. Depending on the state in the US South, the overall economic gain from running costs of US$13.8 million might range from US$20.7 million to US$25 million (Henderson et al. 2017).</w:t>
      </w:r>
      <w:r w:rsidR="00925F88" w:rsidRPr="000B41F6">
        <w:rPr>
          <w:rFonts w:ascii="Times New Roman" w:hAnsi="Times New Roman" w:cs="Times New Roman"/>
          <w:color w:val="000000" w:themeColor="text1"/>
          <w:sz w:val="24"/>
          <w:szCs w:val="24"/>
        </w:rPr>
        <w:t xml:space="preserve"> Because their markets overlap, the advent of pellet mills in the US South has resulted in increased competitiveness for raw materials with pulp and paper industries (PPIs) and composite panels.</w:t>
      </w:r>
      <w:ins w:id="38" w:author="Abhijit Sharma" w:date="2022-05-29T17:36:00Z">
        <w:r w:rsidR="00DF6EEE">
          <w:rPr>
            <w:rFonts w:ascii="Times New Roman" w:hAnsi="Times New Roman" w:cs="Times New Roman"/>
            <w:color w:val="000000" w:themeColor="text1"/>
            <w:sz w:val="24"/>
            <w:szCs w:val="24"/>
          </w:rPr>
          <w:t xml:space="preserve"> Okay but how does all this link with what you are analysing? I am also not convinced you have done a sufficient industry/ market an</w:t>
        </w:r>
      </w:ins>
      <w:ins w:id="39" w:author="Abhijit Sharma" w:date="2022-05-29T17:37:00Z">
        <w:r w:rsidR="00DF6EEE">
          <w:rPr>
            <w:rFonts w:ascii="Times New Roman" w:hAnsi="Times New Roman" w:cs="Times New Roman"/>
            <w:color w:val="000000" w:themeColor="text1"/>
            <w:sz w:val="24"/>
            <w:szCs w:val="24"/>
          </w:rPr>
          <w:t xml:space="preserve">alysis related to your chosen commodities. </w:t>
        </w:r>
      </w:ins>
    </w:p>
    <w:p w14:paraId="675E253F" w14:textId="77777777" w:rsidR="00925F88" w:rsidRPr="000B41F6" w:rsidRDefault="00925F88" w:rsidP="000B41F6">
      <w:pPr>
        <w:spacing w:line="480" w:lineRule="auto"/>
        <w:contextualSpacing/>
        <w:rPr>
          <w:rFonts w:ascii="Times New Roman" w:hAnsi="Times New Roman" w:cs="Times New Roman"/>
          <w:color w:val="000000" w:themeColor="text1"/>
          <w:sz w:val="24"/>
          <w:szCs w:val="24"/>
        </w:rPr>
      </w:pPr>
    </w:p>
    <w:p w14:paraId="1C4EDBEF" w14:textId="4F08E40F" w:rsidR="00575C44" w:rsidRPr="001B24F1" w:rsidRDefault="00842B48" w:rsidP="001B24F1">
      <w:pPr>
        <w:pStyle w:val="Subtitle"/>
      </w:pPr>
      <w:r w:rsidRPr="001B24F1">
        <w:t>Determining factors of paper pricing</w:t>
      </w:r>
    </w:p>
    <w:p w14:paraId="623522D5" w14:textId="77777777" w:rsidR="00842B48" w:rsidRPr="000B41F6" w:rsidRDefault="00842B48" w:rsidP="000B41F6">
      <w:pPr>
        <w:spacing w:line="480" w:lineRule="auto"/>
        <w:contextualSpacing/>
        <w:rPr>
          <w:rFonts w:ascii="Times New Roman" w:hAnsi="Times New Roman" w:cs="Times New Roman"/>
          <w:color w:val="000000" w:themeColor="text1"/>
          <w:sz w:val="24"/>
          <w:szCs w:val="24"/>
          <w:lang w:val="en-US"/>
        </w:rPr>
      </w:pPr>
    </w:p>
    <w:p w14:paraId="07F73F1E" w14:textId="65D07C7B" w:rsidR="00CA6A25" w:rsidRPr="000B41F6" w:rsidRDefault="00884BF2" w:rsidP="000B41F6">
      <w:pPr>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lastRenderedPageBreak/>
        <w:t>Wood's wide availability allows it to be used in a variety of sectors (</w:t>
      </w:r>
      <w:proofErr w:type="spellStart"/>
      <w:r w:rsidRPr="000B41F6">
        <w:rPr>
          <w:rFonts w:ascii="Times New Roman" w:hAnsi="Times New Roman" w:cs="Times New Roman"/>
          <w:color w:val="000000" w:themeColor="text1"/>
          <w:sz w:val="24"/>
          <w:szCs w:val="24"/>
          <w:lang w:val="en-US"/>
        </w:rPr>
        <w:t>Giurca</w:t>
      </w:r>
      <w:proofErr w:type="spellEnd"/>
      <w:r w:rsidRPr="000B41F6">
        <w:rPr>
          <w:rFonts w:ascii="Times New Roman" w:hAnsi="Times New Roman" w:cs="Times New Roman"/>
          <w:color w:val="000000" w:themeColor="text1"/>
          <w:sz w:val="24"/>
          <w:szCs w:val="24"/>
          <w:lang w:val="en-US"/>
        </w:rPr>
        <w:t>, 2020). Globally, demand and competition are driving the increased internationalization of wood product value chains (Bailey et al., 2019). Global production and trade of most major wood products (</w:t>
      </w:r>
      <w:r w:rsidR="00845D65" w:rsidRPr="000B41F6">
        <w:rPr>
          <w:rFonts w:ascii="Times New Roman" w:hAnsi="Times New Roman" w:cs="Times New Roman"/>
          <w:color w:val="000000" w:themeColor="text1"/>
          <w:sz w:val="24"/>
          <w:szCs w:val="24"/>
          <w:lang w:val="en-US"/>
        </w:rPr>
        <w:t>Roundwood</w:t>
      </w:r>
      <w:r w:rsidRPr="000B41F6">
        <w:rPr>
          <w:rFonts w:ascii="Times New Roman" w:hAnsi="Times New Roman" w:cs="Times New Roman"/>
          <w:color w:val="000000" w:themeColor="text1"/>
          <w:sz w:val="24"/>
          <w:szCs w:val="24"/>
          <w:lang w:val="en-US"/>
        </w:rPr>
        <w:t xml:space="preserve">, wood pulp, wood charcoal, and pellets) achieved record highs in 2018, according to the Global Forest Products report </w:t>
      </w:r>
      <w:r w:rsidR="00D3318F" w:rsidRPr="000B41F6">
        <w:rPr>
          <w:rFonts w:ascii="Times New Roman" w:hAnsi="Times New Roman" w:cs="Times New Roman"/>
          <w:color w:val="000000" w:themeColor="text1"/>
          <w:sz w:val="24"/>
          <w:szCs w:val="24"/>
        </w:rPr>
        <w:t>(FAO, 2018)</w:t>
      </w:r>
      <w:r w:rsidRPr="000B41F6">
        <w:rPr>
          <w:rFonts w:ascii="Times New Roman" w:hAnsi="Times New Roman" w:cs="Times New Roman"/>
          <w:color w:val="000000" w:themeColor="text1"/>
          <w:sz w:val="24"/>
          <w:szCs w:val="24"/>
          <w:lang w:val="en-US"/>
        </w:rPr>
        <w:t xml:space="preserve">. According to </w:t>
      </w:r>
      <w:r w:rsidR="00D3318F" w:rsidRPr="000B41F6">
        <w:rPr>
          <w:rFonts w:ascii="Times New Roman" w:hAnsi="Times New Roman" w:cs="Times New Roman"/>
          <w:color w:val="000000" w:themeColor="text1"/>
          <w:sz w:val="24"/>
          <w:szCs w:val="24"/>
        </w:rPr>
        <w:t>(</w:t>
      </w:r>
      <w:proofErr w:type="spellStart"/>
      <w:r w:rsidR="00D3318F" w:rsidRPr="000B41F6">
        <w:rPr>
          <w:rFonts w:ascii="Times New Roman" w:hAnsi="Times New Roman" w:cs="Times New Roman"/>
          <w:color w:val="000000" w:themeColor="text1"/>
          <w:sz w:val="24"/>
          <w:szCs w:val="24"/>
        </w:rPr>
        <w:t>Bryngemark</w:t>
      </w:r>
      <w:proofErr w:type="spellEnd"/>
      <w:r w:rsidR="00D3318F" w:rsidRPr="000B41F6">
        <w:rPr>
          <w:rFonts w:ascii="Times New Roman" w:hAnsi="Times New Roman" w:cs="Times New Roman"/>
          <w:color w:val="000000" w:themeColor="text1"/>
          <w:sz w:val="24"/>
          <w:szCs w:val="24"/>
        </w:rPr>
        <w:t>, 2019)</w:t>
      </w:r>
      <w:r w:rsidR="00845D65" w:rsidRPr="000B41F6">
        <w:rPr>
          <w:rFonts w:ascii="Times New Roman" w:hAnsi="Times New Roman" w:cs="Times New Roman"/>
          <w:color w:val="000000" w:themeColor="text1"/>
          <w:sz w:val="24"/>
          <w:szCs w:val="24"/>
          <w:lang w:val="en-US"/>
        </w:rPr>
        <w:t xml:space="preserve"> </w:t>
      </w:r>
      <w:r w:rsidRPr="000B41F6">
        <w:rPr>
          <w:rFonts w:ascii="Times New Roman" w:hAnsi="Times New Roman" w:cs="Times New Roman"/>
          <w:color w:val="000000" w:themeColor="text1"/>
          <w:sz w:val="24"/>
          <w:szCs w:val="24"/>
          <w:lang w:val="en-US"/>
        </w:rPr>
        <w:t xml:space="preserve">the competitiveness impact in the wood-related sectors increases competition for raw resources, resulting in higher costs. </w:t>
      </w:r>
    </w:p>
    <w:p w14:paraId="0A446084" w14:textId="77777777" w:rsidR="00925F88" w:rsidRPr="000B41F6" w:rsidRDefault="00925F88" w:rsidP="000B41F6">
      <w:pPr>
        <w:spacing w:line="480" w:lineRule="auto"/>
        <w:contextualSpacing/>
        <w:rPr>
          <w:rFonts w:ascii="Times New Roman" w:hAnsi="Times New Roman" w:cs="Times New Roman"/>
          <w:color w:val="000000" w:themeColor="text1"/>
          <w:sz w:val="24"/>
          <w:szCs w:val="24"/>
          <w:lang w:val="en-US"/>
        </w:rPr>
      </w:pPr>
    </w:p>
    <w:p w14:paraId="3D660BA5" w14:textId="190400FF" w:rsidR="008420BB" w:rsidRPr="000B41F6" w:rsidRDefault="00845D65"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lang w:val="en-US"/>
        </w:rPr>
        <w:t>In recent years, the prices of raw materials and final products in the paper production business have fluctuated dramatically and experienced steep movements.</w:t>
      </w:r>
      <w:ins w:id="40" w:author="Abhijit Sharma" w:date="2022-05-29T17:38:00Z">
        <w:r w:rsidR="00E06F0B">
          <w:rPr>
            <w:rFonts w:ascii="Times New Roman" w:hAnsi="Times New Roman" w:cs="Times New Roman"/>
            <w:color w:val="000000" w:themeColor="text1"/>
            <w:sz w:val="24"/>
            <w:szCs w:val="24"/>
            <w:lang w:val="en-US"/>
          </w:rPr>
          <w:t xml:space="preserve"> How about showing a time series graph indicating this volatility?</w:t>
        </w:r>
      </w:ins>
      <w:r w:rsidRPr="000B41F6">
        <w:rPr>
          <w:rFonts w:ascii="Times New Roman" w:hAnsi="Times New Roman" w:cs="Times New Roman"/>
          <w:color w:val="000000" w:themeColor="text1"/>
          <w:sz w:val="24"/>
          <w:szCs w:val="24"/>
          <w:lang w:val="en-US"/>
        </w:rPr>
        <w:t xml:space="preserve"> Part of this might be due to the rise in e-commerce, which has resulted in an increase in corrugated boxes and other packing materials</w:t>
      </w:r>
      <w:r w:rsidR="00ED7F40" w:rsidRPr="000B41F6">
        <w:rPr>
          <w:rFonts w:ascii="Times New Roman" w:hAnsi="Times New Roman" w:cs="Times New Roman"/>
          <w:color w:val="000000" w:themeColor="text1"/>
          <w:sz w:val="24"/>
          <w:szCs w:val="24"/>
          <w:lang w:val="en-US"/>
        </w:rPr>
        <w:t xml:space="preserve"> </w:t>
      </w:r>
      <w:r w:rsidR="00ED7F40" w:rsidRPr="000B41F6">
        <w:rPr>
          <w:rFonts w:ascii="Times New Roman" w:hAnsi="Times New Roman" w:cs="Times New Roman"/>
          <w:color w:val="000000" w:themeColor="text1"/>
          <w:sz w:val="24"/>
          <w:szCs w:val="24"/>
          <w:shd w:val="clear" w:color="auto" w:fill="FFFFFF"/>
        </w:rPr>
        <w:t>(</w:t>
      </w:r>
      <w:proofErr w:type="spellStart"/>
      <w:r w:rsidR="00ED7F40" w:rsidRPr="000B41F6">
        <w:rPr>
          <w:rFonts w:ascii="Times New Roman" w:hAnsi="Times New Roman" w:cs="Times New Roman"/>
          <w:color w:val="000000" w:themeColor="text1"/>
          <w:sz w:val="24"/>
          <w:szCs w:val="24"/>
          <w:shd w:val="clear" w:color="auto" w:fill="FFFFFF"/>
        </w:rPr>
        <w:t>Tokar</w:t>
      </w:r>
      <w:proofErr w:type="spellEnd"/>
      <w:r w:rsidR="00ED7F40" w:rsidRPr="000B41F6">
        <w:rPr>
          <w:rFonts w:ascii="Times New Roman" w:hAnsi="Times New Roman" w:cs="Times New Roman"/>
          <w:color w:val="000000" w:themeColor="text1"/>
          <w:sz w:val="24"/>
          <w:szCs w:val="24"/>
          <w:shd w:val="clear" w:color="auto" w:fill="FFFFFF"/>
        </w:rPr>
        <w:t xml:space="preserve"> et al., 2021)</w:t>
      </w:r>
      <w:r w:rsidR="00ED7F40" w:rsidRPr="000B41F6">
        <w:rPr>
          <w:rFonts w:ascii="Times New Roman" w:hAnsi="Times New Roman" w:cs="Times New Roman"/>
          <w:color w:val="000000" w:themeColor="text1"/>
          <w:sz w:val="24"/>
          <w:szCs w:val="24"/>
        </w:rPr>
        <w:t xml:space="preserve">. </w:t>
      </w:r>
      <w:ins w:id="41" w:author="Abhijit Sharma" w:date="2022-05-29T17:38:00Z">
        <w:r w:rsidR="00DD1026">
          <w:rPr>
            <w:rFonts w:ascii="Times New Roman" w:hAnsi="Times New Roman" w:cs="Times New Roman"/>
            <w:color w:val="000000" w:themeColor="text1"/>
            <w:sz w:val="24"/>
            <w:szCs w:val="24"/>
          </w:rPr>
          <w:t xml:space="preserve">Good </w:t>
        </w:r>
      </w:ins>
      <w:ins w:id="42" w:author="Abhijit Sharma" w:date="2022-05-29T17:39:00Z">
        <w:r w:rsidR="00DD1026">
          <w:rPr>
            <w:rFonts w:ascii="Times New Roman" w:hAnsi="Times New Roman" w:cs="Times New Roman"/>
            <w:color w:val="000000" w:themeColor="text1"/>
            <w:sz w:val="24"/>
            <w:szCs w:val="24"/>
          </w:rPr>
          <w:t xml:space="preserve">point – again you could provide some concrete data also about such packaging materials. </w:t>
        </w:r>
      </w:ins>
      <w:r w:rsidRPr="000B41F6">
        <w:rPr>
          <w:rFonts w:ascii="Times New Roman" w:hAnsi="Times New Roman" w:cs="Times New Roman"/>
          <w:color w:val="000000" w:themeColor="text1"/>
          <w:sz w:val="24"/>
          <w:szCs w:val="24"/>
          <w:lang w:val="en-US"/>
        </w:rPr>
        <w:t xml:space="preserve">Fluctuating demand and supply trends can also have an impact on paper pricing. </w:t>
      </w:r>
      <w:r w:rsidR="00CA6A25" w:rsidRPr="000B41F6">
        <w:rPr>
          <w:rFonts w:ascii="Times New Roman" w:hAnsi="Times New Roman" w:cs="Times New Roman"/>
          <w:color w:val="000000" w:themeColor="text1"/>
          <w:sz w:val="24"/>
          <w:szCs w:val="24"/>
          <w:lang w:val="en-US"/>
        </w:rPr>
        <w:t xml:space="preserve">Even though the </w:t>
      </w:r>
      <w:r w:rsidRPr="000B41F6">
        <w:rPr>
          <w:rFonts w:ascii="Times New Roman" w:hAnsi="Times New Roman" w:cs="Times New Roman"/>
          <w:color w:val="000000" w:themeColor="text1"/>
          <w:sz w:val="24"/>
          <w:szCs w:val="24"/>
          <w:lang w:val="en-US"/>
        </w:rPr>
        <w:t>demand for paper and associated products</w:t>
      </w:r>
      <w:r w:rsidR="00CA6A25" w:rsidRPr="000B41F6">
        <w:rPr>
          <w:rFonts w:ascii="Times New Roman" w:hAnsi="Times New Roman" w:cs="Times New Roman"/>
          <w:color w:val="000000" w:themeColor="text1"/>
          <w:sz w:val="24"/>
          <w:szCs w:val="24"/>
          <w:lang w:val="en-US"/>
        </w:rPr>
        <w:t xml:space="preserve"> is growing</w:t>
      </w:r>
      <w:r w:rsidRPr="000B41F6">
        <w:rPr>
          <w:rFonts w:ascii="Times New Roman" w:hAnsi="Times New Roman" w:cs="Times New Roman"/>
          <w:color w:val="000000" w:themeColor="text1"/>
          <w:sz w:val="24"/>
          <w:szCs w:val="24"/>
          <w:lang w:val="en-US"/>
        </w:rPr>
        <w:t xml:space="preserve">, records reveal </w:t>
      </w:r>
      <w:ins w:id="43" w:author="Abhijit Sharma" w:date="2022-05-29T17:39:00Z">
        <w:r w:rsidR="002263B3">
          <w:rPr>
            <w:rFonts w:ascii="Times New Roman" w:hAnsi="Times New Roman" w:cs="Times New Roman"/>
            <w:color w:val="000000" w:themeColor="text1"/>
            <w:sz w:val="24"/>
            <w:szCs w:val="24"/>
            <w:lang w:val="en-US"/>
          </w:rPr>
          <w:t xml:space="preserve">YOU NEED TO CITE YOUR REFERENCE HERE </w:t>
        </w:r>
      </w:ins>
      <w:r w:rsidRPr="000B41F6">
        <w:rPr>
          <w:rFonts w:ascii="Times New Roman" w:hAnsi="Times New Roman" w:cs="Times New Roman"/>
          <w:color w:val="000000" w:themeColor="text1"/>
          <w:sz w:val="24"/>
          <w:szCs w:val="24"/>
          <w:lang w:val="en-US"/>
        </w:rPr>
        <w:t xml:space="preserve">that supply in regions, particularly in the United States, is diminishing due to downscaling of paper production capacity. </w:t>
      </w:r>
      <w:r w:rsidR="00331017" w:rsidRPr="000B41F6">
        <w:rPr>
          <w:rFonts w:ascii="Times New Roman" w:hAnsi="Times New Roman" w:cs="Times New Roman"/>
          <w:color w:val="000000" w:themeColor="text1"/>
          <w:sz w:val="24"/>
          <w:szCs w:val="24"/>
          <w:lang w:val="en-US"/>
        </w:rPr>
        <w:t>The paper sector in the United States has seen considerable pricing swings in a short period of six months</w:t>
      </w:r>
      <w:ins w:id="44" w:author="Abhijit Sharma" w:date="2022-05-29T17:39:00Z">
        <w:r w:rsidR="00111A6B">
          <w:rPr>
            <w:rFonts w:ascii="Times New Roman" w:hAnsi="Times New Roman" w:cs="Times New Roman"/>
            <w:color w:val="000000" w:themeColor="text1"/>
            <w:sz w:val="24"/>
            <w:szCs w:val="24"/>
            <w:lang w:val="en-US"/>
          </w:rPr>
          <w:t xml:space="preserve"> which six </w:t>
        </w:r>
        <w:proofErr w:type="gramStart"/>
        <w:r w:rsidR="00111A6B">
          <w:rPr>
            <w:rFonts w:ascii="Times New Roman" w:hAnsi="Times New Roman" w:cs="Times New Roman"/>
            <w:color w:val="000000" w:themeColor="text1"/>
            <w:sz w:val="24"/>
            <w:szCs w:val="24"/>
            <w:lang w:val="en-US"/>
          </w:rPr>
          <w:t>months?</w:t>
        </w:r>
      </w:ins>
      <w:r w:rsidR="00331017" w:rsidRPr="000B41F6">
        <w:rPr>
          <w:rFonts w:ascii="Times New Roman" w:hAnsi="Times New Roman" w:cs="Times New Roman"/>
          <w:color w:val="000000" w:themeColor="text1"/>
          <w:sz w:val="24"/>
          <w:szCs w:val="24"/>
          <w:lang w:val="en-US"/>
        </w:rPr>
        <w:t>,</w:t>
      </w:r>
      <w:proofErr w:type="gramEnd"/>
      <w:r w:rsidR="00331017" w:rsidRPr="000B41F6">
        <w:rPr>
          <w:rFonts w:ascii="Times New Roman" w:hAnsi="Times New Roman" w:cs="Times New Roman"/>
          <w:color w:val="000000" w:themeColor="text1"/>
          <w:sz w:val="24"/>
          <w:szCs w:val="24"/>
          <w:lang w:val="en-US"/>
        </w:rPr>
        <w:t xml:space="preserve"> resulting in a 10% drop in total manufacturing capacity. The damage was exacerbated by the shutdown and scaling down of output at major mills </w:t>
      </w:r>
      <w:r w:rsidR="00CA6A25" w:rsidRPr="000B41F6">
        <w:rPr>
          <w:rFonts w:ascii="Times New Roman" w:hAnsi="Times New Roman" w:cs="Times New Roman"/>
          <w:color w:val="000000" w:themeColor="text1"/>
          <w:sz w:val="24"/>
          <w:szCs w:val="24"/>
          <w:lang w:val="en-US"/>
        </w:rPr>
        <w:t xml:space="preserve">such as </w:t>
      </w:r>
      <w:r w:rsidR="00331017" w:rsidRPr="000B41F6">
        <w:rPr>
          <w:rFonts w:ascii="Times New Roman" w:hAnsi="Times New Roman" w:cs="Times New Roman"/>
          <w:color w:val="000000" w:themeColor="text1"/>
          <w:sz w:val="24"/>
          <w:szCs w:val="24"/>
          <w:lang w:val="en-US"/>
        </w:rPr>
        <w:t>Georgia-Pacific and West Linn</w:t>
      </w:r>
      <w:r w:rsidR="00F23792" w:rsidRPr="000B41F6">
        <w:rPr>
          <w:rFonts w:ascii="Times New Roman" w:hAnsi="Times New Roman" w:cs="Times New Roman"/>
          <w:color w:val="000000" w:themeColor="text1"/>
          <w:sz w:val="24"/>
          <w:szCs w:val="24"/>
          <w:shd w:val="clear" w:color="auto" w:fill="FFFFFF"/>
        </w:rPr>
        <w:t xml:space="preserve"> </w:t>
      </w:r>
      <w:r w:rsidR="00F23792" w:rsidRPr="000B41F6">
        <w:rPr>
          <w:rFonts w:ascii="Times New Roman" w:hAnsi="Times New Roman" w:cs="Times New Roman"/>
          <w:color w:val="000000" w:themeColor="text1"/>
          <w:sz w:val="24"/>
          <w:szCs w:val="24"/>
        </w:rPr>
        <w:t>(Fuhrmann et al., 2021)</w:t>
      </w:r>
      <w:r w:rsidR="00331017" w:rsidRPr="000B41F6">
        <w:rPr>
          <w:rFonts w:ascii="Times New Roman" w:hAnsi="Times New Roman" w:cs="Times New Roman"/>
          <w:color w:val="000000" w:themeColor="text1"/>
          <w:sz w:val="24"/>
          <w:szCs w:val="24"/>
          <w:lang w:val="en-US"/>
        </w:rPr>
        <w:t xml:space="preserve">. Though recent events such as the </w:t>
      </w:r>
      <w:ins w:id="45" w:author="Abhijit Sharma" w:date="2022-05-29T17:40:00Z">
        <w:r w:rsidR="00111A6B">
          <w:rPr>
            <w:rFonts w:ascii="Times New Roman" w:hAnsi="Times New Roman" w:cs="Times New Roman"/>
            <w:color w:val="000000" w:themeColor="text1"/>
            <w:sz w:val="24"/>
            <w:szCs w:val="24"/>
            <w:lang w:val="en-US"/>
          </w:rPr>
          <w:t xml:space="preserve">Covid-19 </w:t>
        </w:r>
      </w:ins>
      <w:r w:rsidR="00331017" w:rsidRPr="000B41F6">
        <w:rPr>
          <w:rFonts w:ascii="Times New Roman" w:hAnsi="Times New Roman" w:cs="Times New Roman"/>
          <w:color w:val="000000" w:themeColor="text1"/>
          <w:sz w:val="24"/>
          <w:szCs w:val="24"/>
          <w:lang w:val="en-US"/>
        </w:rPr>
        <w:t xml:space="preserve">pandemic have had major consequences, it might also be because the paper business is heavily influenced by cross-national legislation. For example, new environmental and recycling standards in China, the world's leading paper producer, </w:t>
      </w:r>
      <w:r w:rsidR="00F23792" w:rsidRPr="000B41F6">
        <w:rPr>
          <w:rFonts w:ascii="Times New Roman" w:hAnsi="Times New Roman" w:cs="Times New Roman"/>
          <w:color w:val="000000" w:themeColor="text1"/>
          <w:sz w:val="24"/>
          <w:szCs w:val="24"/>
          <w:lang w:val="en-US"/>
        </w:rPr>
        <w:t>resulted</w:t>
      </w:r>
      <w:r w:rsidR="00331017" w:rsidRPr="000B41F6">
        <w:rPr>
          <w:rFonts w:ascii="Times New Roman" w:hAnsi="Times New Roman" w:cs="Times New Roman"/>
          <w:color w:val="000000" w:themeColor="text1"/>
          <w:sz w:val="24"/>
          <w:szCs w:val="24"/>
          <w:lang w:val="en-US"/>
        </w:rPr>
        <w:t xml:space="preserve"> in increased manufacturing costs, raising worldwide prices for importing nations</w:t>
      </w:r>
      <w:r w:rsidR="008420BB" w:rsidRPr="000B41F6">
        <w:rPr>
          <w:rFonts w:ascii="Times New Roman" w:hAnsi="Times New Roman" w:cs="Times New Roman"/>
          <w:color w:val="000000" w:themeColor="text1"/>
          <w:sz w:val="24"/>
          <w:szCs w:val="24"/>
          <w:lang w:val="en-US"/>
        </w:rPr>
        <w:t>.</w:t>
      </w:r>
      <w:r w:rsidR="00406FCA" w:rsidRPr="000B41F6">
        <w:rPr>
          <w:rFonts w:ascii="Times New Roman" w:hAnsi="Times New Roman" w:cs="Times New Roman"/>
          <w:color w:val="000000" w:themeColor="text1"/>
          <w:sz w:val="24"/>
          <w:szCs w:val="24"/>
          <w:lang w:val="en-US"/>
        </w:rPr>
        <w:t xml:space="preserve"> </w:t>
      </w:r>
      <w:r w:rsidR="00331017" w:rsidRPr="000B41F6">
        <w:rPr>
          <w:rFonts w:ascii="Times New Roman" w:hAnsi="Times New Roman" w:cs="Times New Roman"/>
          <w:color w:val="000000" w:themeColor="text1"/>
          <w:sz w:val="24"/>
          <w:szCs w:val="24"/>
          <w:lang w:val="en-US"/>
        </w:rPr>
        <w:t xml:space="preserve">In addition, </w:t>
      </w:r>
      <w:r w:rsidR="00331017" w:rsidRPr="000B41F6">
        <w:rPr>
          <w:rFonts w:ascii="Times New Roman" w:hAnsi="Times New Roman" w:cs="Times New Roman"/>
          <w:color w:val="000000" w:themeColor="text1"/>
          <w:sz w:val="24"/>
          <w:szCs w:val="24"/>
          <w:lang w:val="en-US"/>
        </w:rPr>
        <w:lastRenderedPageBreak/>
        <w:t xml:space="preserve">China used to recycle 55 </w:t>
      </w:r>
      <w:r w:rsidR="00F23792" w:rsidRPr="000B41F6">
        <w:rPr>
          <w:rFonts w:ascii="Times New Roman" w:hAnsi="Times New Roman" w:cs="Times New Roman"/>
          <w:color w:val="000000" w:themeColor="text1"/>
          <w:sz w:val="24"/>
          <w:szCs w:val="24"/>
          <w:lang w:val="en-US"/>
        </w:rPr>
        <w:t>per cent</w:t>
      </w:r>
      <w:r w:rsidR="00331017" w:rsidRPr="000B41F6">
        <w:rPr>
          <w:rFonts w:ascii="Times New Roman" w:hAnsi="Times New Roman" w:cs="Times New Roman"/>
          <w:color w:val="000000" w:themeColor="text1"/>
          <w:sz w:val="24"/>
          <w:szCs w:val="24"/>
          <w:lang w:val="en-US"/>
        </w:rPr>
        <w:t xml:space="preserve"> of the world's discarded paper, converting it into cardboard packaging and cartons</w:t>
      </w:r>
      <w:r w:rsidR="00F23792" w:rsidRPr="000B41F6">
        <w:rPr>
          <w:rFonts w:ascii="Times New Roman" w:hAnsi="Times New Roman" w:cs="Times New Roman"/>
          <w:color w:val="000000" w:themeColor="text1"/>
          <w:sz w:val="24"/>
          <w:szCs w:val="24"/>
          <w:lang w:val="en-US"/>
        </w:rPr>
        <w:t xml:space="preserve"> </w:t>
      </w:r>
      <w:r w:rsidR="00F23792" w:rsidRPr="000B41F6">
        <w:rPr>
          <w:rFonts w:ascii="Times New Roman" w:hAnsi="Times New Roman" w:cs="Times New Roman"/>
          <w:color w:val="000000" w:themeColor="text1"/>
          <w:sz w:val="24"/>
          <w:szCs w:val="24"/>
        </w:rPr>
        <w:t>(Song et al., 2021)</w:t>
      </w:r>
      <w:r w:rsidR="00331017" w:rsidRPr="000B41F6">
        <w:rPr>
          <w:rFonts w:ascii="Times New Roman" w:hAnsi="Times New Roman" w:cs="Times New Roman"/>
          <w:color w:val="000000" w:themeColor="text1"/>
          <w:sz w:val="24"/>
          <w:szCs w:val="24"/>
          <w:lang w:val="en-US"/>
        </w:rPr>
        <w:t xml:space="preserve">. However, new environmental restrictions in January </w:t>
      </w:r>
      <w:ins w:id="46" w:author="Abhijit Sharma" w:date="2022-05-29T17:40:00Z">
        <w:r w:rsidR="00111A6B">
          <w:rPr>
            <w:rFonts w:ascii="Times New Roman" w:hAnsi="Times New Roman" w:cs="Times New Roman"/>
            <w:color w:val="000000" w:themeColor="text1"/>
            <w:sz w:val="24"/>
            <w:szCs w:val="24"/>
            <w:lang w:val="en-US"/>
          </w:rPr>
          <w:t xml:space="preserve">of which year? </w:t>
        </w:r>
      </w:ins>
      <w:r w:rsidR="00331017" w:rsidRPr="000B41F6">
        <w:rPr>
          <w:rFonts w:ascii="Times New Roman" w:hAnsi="Times New Roman" w:cs="Times New Roman"/>
          <w:color w:val="000000" w:themeColor="text1"/>
          <w:sz w:val="24"/>
          <w:szCs w:val="24"/>
          <w:lang w:val="en-US"/>
        </w:rPr>
        <w:t xml:space="preserve">caused Chinese mills to discontinue this method </w:t>
      </w:r>
      <w:r w:rsidR="00F2668E" w:rsidRPr="000B41F6">
        <w:rPr>
          <w:rFonts w:ascii="Times New Roman" w:hAnsi="Times New Roman" w:cs="Times New Roman"/>
          <w:color w:val="000000" w:themeColor="text1"/>
          <w:sz w:val="24"/>
          <w:szCs w:val="24"/>
          <w:lang w:val="en-US"/>
        </w:rPr>
        <w:t>to</w:t>
      </w:r>
      <w:r w:rsidR="00331017" w:rsidRPr="000B41F6">
        <w:rPr>
          <w:rFonts w:ascii="Times New Roman" w:hAnsi="Times New Roman" w:cs="Times New Roman"/>
          <w:color w:val="000000" w:themeColor="text1"/>
          <w:sz w:val="24"/>
          <w:szCs w:val="24"/>
          <w:lang w:val="en-US"/>
        </w:rPr>
        <w:t xml:space="preserve"> manage contaminants entering the manufacturing stream. The cost of transportation is another aspect that influences pricing changes. Increases in fuel and freight prices account for a large portion of pricing increases in the paper business</w:t>
      </w:r>
      <w:r w:rsidR="009C36C7" w:rsidRPr="000B41F6">
        <w:rPr>
          <w:rFonts w:ascii="Times New Roman" w:hAnsi="Times New Roman" w:cs="Times New Roman"/>
          <w:color w:val="000000" w:themeColor="text1"/>
          <w:sz w:val="24"/>
          <w:szCs w:val="24"/>
          <w:shd w:val="clear" w:color="auto" w:fill="FFFFFF"/>
        </w:rPr>
        <w:t xml:space="preserve"> </w:t>
      </w:r>
      <w:r w:rsidR="009C36C7" w:rsidRPr="000B41F6">
        <w:rPr>
          <w:rFonts w:ascii="Times New Roman" w:hAnsi="Times New Roman" w:cs="Times New Roman"/>
          <w:color w:val="000000" w:themeColor="text1"/>
          <w:sz w:val="24"/>
          <w:szCs w:val="24"/>
        </w:rPr>
        <w:t>(Martino et al., 2009)</w:t>
      </w:r>
      <w:r w:rsidR="00331017" w:rsidRPr="000B41F6">
        <w:rPr>
          <w:rFonts w:ascii="Times New Roman" w:hAnsi="Times New Roman" w:cs="Times New Roman"/>
          <w:color w:val="000000" w:themeColor="text1"/>
          <w:sz w:val="24"/>
          <w:szCs w:val="24"/>
          <w:lang w:val="en-US"/>
        </w:rPr>
        <w:t>. When there are wars or pandemics, this accelerates on a worldwide scale.</w:t>
      </w:r>
    </w:p>
    <w:p w14:paraId="6B45DE99" w14:textId="7279853F" w:rsidR="00406FCA" w:rsidRPr="000B41F6" w:rsidRDefault="00406FCA" w:rsidP="000B41F6">
      <w:pPr>
        <w:spacing w:line="480" w:lineRule="auto"/>
        <w:contextualSpacing/>
        <w:rPr>
          <w:rFonts w:ascii="Times New Roman" w:hAnsi="Times New Roman" w:cs="Times New Roman"/>
          <w:color w:val="000000" w:themeColor="text1"/>
          <w:sz w:val="24"/>
          <w:szCs w:val="24"/>
          <w:lang w:val="en-US"/>
        </w:rPr>
      </w:pPr>
    </w:p>
    <w:p w14:paraId="24388C51" w14:textId="3F762576" w:rsidR="00113DE1" w:rsidRPr="000B41F6" w:rsidRDefault="007028E7" w:rsidP="000B41F6">
      <w:pPr>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t xml:space="preserve">The paper production industry has a lot of demand and supply discrepancies across different product categories. </w:t>
      </w:r>
      <w:r w:rsidR="009C36C7" w:rsidRPr="000B41F6">
        <w:rPr>
          <w:rFonts w:ascii="Times New Roman" w:hAnsi="Times New Roman" w:cs="Times New Roman"/>
          <w:color w:val="000000" w:themeColor="text1"/>
          <w:sz w:val="24"/>
          <w:szCs w:val="24"/>
          <w:lang w:val="en-US"/>
        </w:rPr>
        <w:t>For instance</w:t>
      </w:r>
      <w:r w:rsidR="00831D55" w:rsidRPr="000B41F6">
        <w:rPr>
          <w:rFonts w:ascii="Times New Roman" w:hAnsi="Times New Roman" w:cs="Times New Roman"/>
          <w:color w:val="000000" w:themeColor="text1"/>
          <w:sz w:val="24"/>
          <w:szCs w:val="24"/>
          <w:lang w:val="en-US"/>
        </w:rPr>
        <w:t>,</w:t>
      </w:r>
      <w:r w:rsidR="009C36C7" w:rsidRPr="000B41F6">
        <w:rPr>
          <w:rFonts w:ascii="Times New Roman" w:hAnsi="Times New Roman" w:cs="Times New Roman"/>
          <w:color w:val="000000" w:themeColor="text1"/>
          <w:sz w:val="24"/>
          <w:szCs w:val="24"/>
          <w:lang w:val="en-US"/>
        </w:rPr>
        <w:t xml:space="preserve"> due to</w:t>
      </w:r>
      <w:r w:rsidRPr="000B41F6">
        <w:rPr>
          <w:rFonts w:ascii="Times New Roman" w:hAnsi="Times New Roman" w:cs="Times New Roman"/>
          <w:color w:val="000000" w:themeColor="text1"/>
          <w:sz w:val="24"/>
          <w:szCs w:val="24"/>
          <w:lang w:val="en-US"/>
        </w:rPr>
        <w:t xml:space="preserve"> the </w:t>
      </w:r>
      <w:r w:rsidRPr="007B261F">
        <w:rPr>
          <w:rFonts w:ascii="Times New Roman" w:hAnsi="Times New Roman" w:cs="Times New Roman"/>
          <w:strike/>
          <w:color w:val="000000" w:themeColor="text1"/>
          <w:sz w:val="24"/>
          <w:szCs w:val="24"/>
          <w:lang w:val="en-US"/>
          <w:rPrChange w:id="47" w:author="Abhijit Sharma" w:date="2022-05-29T17:41:00Z">
            <w:rPr>
              <w:rFonts w:ascii="Times New Roman" w:hAnsi="Times New Roman" w:cs="Times New Roman"/>
              <w:color w:val="000000" w:themeColor="text1"/>
              <w:sz w:val="24"/>
              <w:szCs w:val="24"/>
              <w:lang w:val="en-US"/>
            </w:rPr>
          </w:rPrChange>
        </w:rPr>
        <w:t>obvious</w:t>
      </w:r>
      <w:r w:rsidRPr="000B41F6">
        <w:rPr>
          <w:rFonts w:ascii="Times New Roman" w:hAnsi="Times New Roman" w:cs="Times New Roman"/>
          <w:color w:val="000000" w:themeColor="text1"/>
          <w:sz w:val="24"/>
          <w:szCs w:val="24"/>
          <w:lang w:val="en-US"/>
        </w:rPr>
        <w:t xml:space="preserve"> better margins in corrugated and packaging products, some factories that previously manufactured bond paper moved to corrugated and packaging products. Bond paper prices have risen </w:t>
      </w:r>
      <w:r w:rsidR="00925F88" w:rsidRPr="000B41F6">
        <w:rPr>
          <w:rFonts w:ascii="Times New Roman" w:hAnsi="Times New Roman" w:cs="Times New Roman"/>
          <w:color w:val="000000" w:themeColor="text1"/>
          <w:sz w:val="24"/>
          <w:szCs w:val="24"/>
          <w:lang w:val="en-US"/>
        </w:rPr>
        <w:t>because of</w:t>
      </w:r>
      <w:r w:rsidRPr="000B41F6">
        <w:rPr>
          <w:rFonts w:ascii="Times New Roman" w:hAnsi="Times New Roman" w:cs="Times New Roman"/>
          <w:color w:val="000000" w:themeColor="text1"/>
          <w:sz w:val="24"/>
          <w:szCs w:val="24"/>
          <w:lang w:val="en-US"/>
        </w:rPr>
        <w:t xml:space="preserve"> the fall in bond paper manufacturing</w:t>
      </w:r>
      <w:r w:rsidR="00831D55" w:rsidRPr="000B41F6">
        <w:rPr>
          <w:rFonts w:ascii="Times New Roman" w:hAnsi="Times New Roman" w:cs="Times New Roman"/>
          <w:color w:val="000000" w:themeColor="text1"/>
          <w:sz w:val="24"/>
          <w:szCs w:val="24"/>
          <w:shd w:val="clear" w:color="auto" w:fill="FFFFFF"/>
        </w:rPr>
        <w:t xml:space="preserve"> </w:t>
      </w:r>
      <w:r w:rsidR="00831D55" w:rsidRPr="000B41F6">
        <w:rPr>
          <w:rFonts w:ascii="Times New Roman" w:hAnsi="Times New Roman" w:cs="Times New Roman"/>
          <w:color w:val="000000" w:themeColor="text1"/>
          <w:sz w:val="24"/>
          <w:szCs w:val="24"/>
        </w:rPr>
        <w:t>(Fuhrmann et al., 2021)</w:t>
      </w:r>
      <w:r w:rsidRPr="000B41F6">
        <w:rPr>
          <w:rFonts w:ascii="Times New Roman" w:hAnsi="Times New Roman" w:cs="Times New Roman"/>
          <w:color w:val="000000" w:themeColor="text1"/>
          <w:sz w:val="24"/>
          <w:szCs w:val="24"/>
          <w:lang w:val="en-US"/>
        </w:rPr>
        <w:t xml:space="preserve">. </w:t>
      </w:r>
      <w:r w:rsidR="00925F88" w:rsidRPr="000B41F6">
        <w:rPr>
          <w:rFonts w:ascii="Times New Roman" w:hAnsi="Times New Roman" w:cs="Times New Roman"/>
          <w:color w:val="000000" w:themeColor="text1"/>
          <w:sz w:val="24"/>
          <w:szCs w:val="24"/>
          <w:lang w:val="en-US"/>
        </w:rPr>
        <w:t xml:space="preserve">The inter-relations between </w:t>
      </w:r>
      <w:r w:rsidR="00F252DD" w:rsidRPr="000B41F6">
        <w:rPr>
          <w:rFonts w:ascii="Times New Roman" w:hAnsi="Times New Roman" w:cs="Times New Roman"/>
          <w:color w:val="000000" w:themeColor="text1"/>
          <w:sz w:val="24"/>
          <w:szCs w:val="24"/>
          <w:lang w:val="en-US"/>
        </w:rPr>
        <w:t xml:space="preserve">different countries’ markets </w:t>
      </w:r>
      <w:ins w:id="48" w:author="Abhijit Sharma" w:date="2022-05-29T17:41:00Z">
        <w:r w:rsidR="007B261F">
          <w:rPr>
            <w:rFonts w:ascii="Times New Roman" w:hAnsi="Times New Roman" w:cs="Times New Roman"/>
            <w:color w:val="000000" w:themeColor="text1"/>
            <w:sz w:val="24"/>
            <w:szCs w:val="24"/>
            <w:lang w:val="en-US"/>
          </w:rPr>
          <w:t xml:space="preserve">also </w:t>
        </w:r>
      </w:ins>
      <w:r w:rsidR="00F252DD" w:rsidRPr="000B41F6">
        <w:rPr>
          <w:rFonts w:ascii="Times New Roman" w:hAnsi="Times New Roman" w:cs="Times New Roman"/>
          <w:color w:val="000000" w:themeColor="text1"/>
          <w:sz w:val="24"/>
          <w:szCs w:val="24"/>
          <w:lang w:val="en-US"/>
        </w:rPr>
        <w:t>need to be considered. For instance, t</w:t>
      </w:r>
      <w:r w:rsidR="00831D55" w:rsidRPr="000B41F6">
        <w:rPr>
          <w:rFonts w:ascii="Times New Roman" w:hAnsi="Times New Roman" w:cs="Times New Roman"/>
          <w:color w:val="000000" w:themeColor="text1"/>
          <w:sz w:val="24"/>
          <w:szCs w:val="24"/>
          <w:lang w:val="en-US"/>
        </w:rPr>
        <w:t>he paper industries of China and the US are highly related. Hence</w:t>
      </w:r>
      <w:r w:rsidRPr="000B41F6">
        <w:rPr>
          <w:rFonts w:ascii="Times New Roman" w:hAnsi="Times New Roman" w:cs="Times New Roman"/>
          <w:color w:val="000000" w:themeColor="text1"/>
          <w:sz w:val="24"/>
          <w:szCs w:val="24"/>
          <w:lang w:val="en-US"/>
        </w:rPr>
        <w:t xml:space="preserve">, currency changes </w:t>
      </w:r>
      <w:r w:rsidR="00831D55" w:rsidRPr="000B41F6">
        <w:rPr>
          <w:rFonts w:ascii="Times New Roman" w:hAnsi="Times New Roman" w:cs="Times New Roman"/>
          <w:color w:val="000000" w:themeColor="text1"/>
          <w:sz w:val="24"/>
          <w:szCs w:val="24"/>
          <w:lang w:val="en-US"/>
        </w:rPr>
        <w:t>affect</w:t>
      </w:r>
      <w:r w:rsidRPr="000B41F6">
        <w:rPr>
          <w:rFonts w:ascii="Times New Roman" w:hAnsi="Times New Roman" w:cs="Times New Roman"/>
          <w:color w:val="000000" w:themeColor="text1"/>
          <w:sz w:val="24"/>
          <w:szCs w:val="24"/>
          <w:lang w:val="en-US"/>
        </w:rPr>
        <w:t xml:space="preserve"> the supply of goods to the US market, resulting in price increases. </w:t>
      </w:r>
      <w:r w:rsidR="006C1845" w:rsidRPr="000B41F6">
        <w:rPr>
          <w:rFonts w:ascii="Times New Roman" w:hAnsi="Times New Roman" w:cs="Times New Roman"/>
          <w:color w:val="000000" w:themeColor="text1"/>
          <w:sz w:val="24"/>
          <w:szCs w:val="24"/>
          <w:lang w:val="en-US"/>
        </w:rPr>
        <w:t>For instance, manufacturers and employees in the United States have expressed dissatisfaction with China's trade surplus, alleging that the yuan peg has given Chinese firms an unfair edge</w:t>
      </w:r>
      <w:r w:rsidR="002B3A58" w:rsidRPr="000B41F6">
        <w:rPr>
          <w:rFonts w:ascii="Times New Roman" w:hAnsi="Times New Roman" w:cs="Times New Roman"/>
          <w:color w:val="000000" w:themeColor="text1"/>
          <w:sz w:val="24"/>
          <w:szCs w:val="24"/>
          <w:shd w:val="clear" w:color="auto" w:fill="FFFFFF"/>
        </w:rPr>
        <w:t xml:space="preserve"> </w:t>
      </w:r>
      <w:r w:rsidR="002B3A58" w:rsidRPr="000B41F6">
        <w:rPr>
          <w:rFonts w:ascii="Times New Roman" w:hAnsi="Times New Roman" w:cs="Times New Roman"/>
          <w:color w:val="000000" w:themeColor="text1"/>
          <w:sz w:val="24"/>
          <w:szCs w:val="24"/>
        </w:rPr>
        <w:t>(Morrison, 2019)</w:t>
      </w:r>
      <w:r w:rsidR="006C1845" w:rsidRPr="000B41F6">
        <w:rPr>
          <w:rFonts w:ascii="Times New Roman" w:hAnsi="Times New Roman" w:cs="Times New Roman"/>
          <w:color w:val="000000" w:themeColor="text1"/>
          <w:sz w:val="24"/>
          <w:szCs w:val="24"/>
          <w:lang w:val="en-US"/>
        </w:rPr>
        <w:t>. B</w:t>
      </w:r>
      <w:r w:rsidR="00831D55" w:rsidRPr="000B41F6">
        <w:rPr>
          <w:rFonts w:ascii="Times New Roman" w:hAnsi="Times New Roman" w:cs="Times New Roman"/>
          <w:color w:val="000000" w:themeColor="text1"/>
          <w:sz w:val="24"/>
          <w:szCs w:val="24"/>
          <w:lang w:val="en-US"/>
        </w:rPr>
        <w:t xml:space="preserve">ecause of </w:t>
      </w:r>
      <w:r w:rsidRPr="000B41F6">
        <w:rPr>
          <w:rFonts w:ascii="Times New Roman" w:hAnsi="Times New Roman" w:cs="Times New Roman"/>
          <w:color w:val="000000" w:themeColor="text1"/>
          <w:sz w:val="24"/>
          <w:szCs w:val="24"/>
          <w:lang w:val="en-US"/>
        </w:rPr>
        <w:t>the currency disparity between the dollar and the yuan, the price of paper in China is currently higher than in the United States</w:t>
      </w:r>
      <w:r w:rsidR="00F252DD" w:rsidRPr="000B41F6">
        <w:rPr>
          <w:rFonts w:ascii="Times New Roman" w:hAnsi="Times New Roman" w:cs="Times New Roman"/>
          <w:color w:val="000000" w:themeColor="text1"/>
          <w:sz w:val="24"/>
          <w:szCs w:val="24"/>
          <w:shd w:val="clear" w:color="auto" w:fill="FFFFFF"/>
        </w:rPr>
        <w:t xml:space="preserve"> (Zhang, 2000)</w:t>
      </w:r>
      <w:r w:rsidRPr="000B41F6">
        <w:rPr>
          <w:rFonts w:ascii="Times New Roman" w:hAnsi="Times New Roman" w:cs="Times New Roman"/>
          <w:color w:val="000000" w:themeColor="text1"/>
          <w:sz w:val="24"/>
          <w:szCs w:val="24"/>
          <w:lang w:val="en-US"/>
        </w:rPr>
        <w:t>, encouraging suppliers all over the world to prefer selling to Chinese clients. Many businesses are gettin</w:t>
      </w:r>
      <w:r w:rsidR="009D2BBF" w:rsidRPr="000B41F6">
        <w:rPr>
          <w:rFonts w:ascii="Times New Roman" w:hAnsi="Times New Roman" w:cs="Times New Roman"/>
          <w:color w:val="000000" w:themeColor="text1"/>
          <w:sz w:val="24"/>
          <w:szCs w:val="24"/>
          <w:lang w:val="en-US"/>
        </w:rPr>
        <w:t>g</w:t>
      </w:r>
      <w:r w:rsidRPr="000B41F6">
        <w:rPr>
          <w:rFonts w:ascii="Times New Roman" w:hAnsi="Times New Roman" w:cs="Times New Roman"/>
          <w:color w:val="000000" w:themeColor="text1"/>
          <w:sz w:val="24"/>
          <w:szCs w:val="24"/>
          <w:lang w:val="en-US"/>
        </w:rPr>
        <w:t xml:space="preserve"> intertwined with the forest-based industry</w:t>
      </w:r>
      <w:r w:rsidR="00113DE1" w:rsidRPr="000B41F6">
        <w:rPr>
          <w:rFonts w:ascii="Times New Roman" w:hAnsi="Times New Roman" w:cs="Times New Roman"/>
          <w:color w:val="000000" w:themeColor="text1"/>
          <w:sz w:val="24"/>
          <w:szCs w:val="24"/>
          <w:lang w:val="en-US"/>
        </w:rPr>
        <w:t>, and synergies in the raw material and value chain competitiveness must be explored and evaluated (</w:t>
      </w:r>
      <w:proofErr w:type="spellStart"/>
      <w:r w:rsidR="00113DE1" w:rsidRPr="000B41F6">
        <w:rPr>
          <w:rFonts w:ascii="Times New Roman" w:hAnsi="Times New Roman" w:cs="Times New Roman"/>
          <w:color w:val="000000" w:themeColor="text1"/>
          <w:sz w:val="24"/>
          <w:szCs w:val="24"/>
          <w:lang w:val="en-US"/>
        </w:rPr>
        <w:t>Giurca</w:t>
      </w:r>
      <w:proofErr w:type="spellEnd"/>
      <w:r w:rsidR="00113DE1" w:rsidRPr="000B41F6">
        <w:rPr>
          <w:rFonts w:ascii="Times New Roman" w:hAnsi="Times New Roman" w:cs="Times New Roman"/>
          <w:color w:val="000000" w:themeColor="text1"/>
          <w:sz w:val="24"/>
          <w:szCs w:val="24"/>
          <w:lang w:val="en-US"/>
        </w:rPr>
        <w:t>, 2020)</w:t>
      </w:r>
      <w:r w:rsidR="009D2BBF" w:rsidRPr="000B41F6">
        <w:rPr>
          <w:rFonts w:ascii="Times New Roman" w:hAnsi="Times New Roman" w:cs="Times New Roman"/>
          <w:color w:val="000000" w:themeColor="text1"/>
          <w:sz w:val="24"/>
          <w:szCs w:val="24"/>
          <w:lang w:val="en-US"/>
        </w:rPr>
        <w:t>. Hence</w:t>
      </w:r>
      <w:r w:rsidR="00113DE1" w:rsidRPr="000B41F6">
        <w:rPr>
          <w:rFonts w:ascii="Times New Roman" w:hAnsi="Times New Roman" w:cs="Times New Roman"/>
          <w:color w:val="000000" w:themeColor="text1"/>
          <w:sz w:val="24"/>
          <w:szCs w:val="24"/>
          <w:lang w:val="en-US"/>
        </w:rPr>
        <w:t xml:space="preserve"> price dependencies are important to consider when studying forest-based economies. Several studies, such as those (Di </w:t>
      </w:r>
      <w:proofErr w:type="spellStart"/>
      <w:r w:rsidR="00113DE1" w:rsidRPr="000B41F6">
        <w:rPr>
          <w:rFonts w:ascii="Times New Roman" w:hAnsi="Times New Roman" w:cs="Times New Roman"/>
          <w:color w:val="000000" w:themeColor="text1"/>
          <w:sz w:val="24"/>
          <w:szCs w:val="24"/>
          <w:lang w:val="en-US"/>
        </w:rPr>
        <w:t>Fulvio</w:t>
      </w:r>
      <w:proofErr w:type="spellEnd"/>
      <w:r w:rsidR="00113DE1" w:rsidRPr="000B41F6">
        <w:rPr>
          <w:rFonts w:ascii="Times New Roman" w:hAnsi="Times New Roman" w:cs="Times New Roman"/>
          <w:color w:val="000000" w:themeColor="text1"/>
          <w:sz w:val="24"/>
          <w:szCs w:val="24"/>
          <w:lang w:val="en-US"/>
        </w:rPr>
        <w:t xml:space="preserve"> et al., 2016) and (</w:t>
      </w:r>
      <w:proofErr w:type="spellStart"/>
      <w:r w:rsidR="00113DE1" w:rsidRPr="000B41F6">
        <w:rPr>
          <w:rFonts w:ascii="Times New Roman" w:hAnsi="Times New Roman" w:cs="Times New Roman"/>
          <w:color w:val="000000" w:themeColor="text1"/>
          <w:sz w:val="24"/>
          <w:szCs w:val="24"/>
          <w:lang w:val="en-US"/>
        </w:rPr>
        <w:t>Verkerk</w:t>
      </w:r>
      <w:proofErr w:type="spellEnd"/>
      <w:r w:rsidR="00113DE1" w:rsidRPr="000B41F6">
        <w:rPr>
          <w:rFonts w:ascii="Times New Roman" w:hAnsi="Times New Roman" w:cs="Times New Roman"/>
          <w:color w:val="000000" w:themeColor="text1"/>
          <w:sz w:val="24"/>
          <w:szCs w:val="24"/>
          <w:lang w:val="en-US"/>
        </w:rPr>
        <w:t xml:space="preserve"> et al., 2019), have been done in recent years to investigate the potential of wood and associated sectors. </w:t>
      </w:r>
      <w:r w:rsidR="00113DE1" w:rsidRPr="000B41F6">
        <w:rPr>
          <w:rFonts w:ascii="Times New Roman" w:hAnsi="Times New Roman" w:cs="Times New Roman"/>
          <w:color w:val="000000" w:themeColor="text1"/>
          <w:sz w:val="24"/>
          <w:szCs w:val="24"/>
          <w:lang w:val="en-US"/>
        </w:rPr>
        <w:lastRenderedPageBreak/>
        <w:t>These studies focus on the availability of wood and its spatial distribution without considering market factors</w:t>
      </w:r>
      <w:r w:rsidR="009D2BBF" w:rsidRPr="000B41F6">
        <w:rPr>
          <w:rFonts w:ascii="Times New Roman" w:hAnsi="Times New Roman" w:cs="Times New Roman"/>
          <w:color w:val="000000" w:themeColor="text1"/>
          <w:sz w:val="24"/>
          <w:szCs w:val="24"/>
          <w:lang w:val="en-US"/>
        </w:rPr>
        <w:t xml:space="preserve"> </w:t>
      </w:r>
      <w:r w:rsidR="009D2BBF" w:rsidRPr="000B41F6">
        <w:rPr>
          <w:rFonts w:ascii="Times New Roman" w:hAnsi="Times New Roman" w:cs="Times New Roman"/>
          <w:color w:val="000000" w:themeColor="text1"/>
          <w:sz w:val="24"/>
          <w:szCs w:val="24"/>
        </w:rPr>
        <w:t>(Fuhrmann et al., 2021)</w:t>
      </w:r>
      <w:r w:rsidR="00113DE1" w:rsidRPr="000B41F6">
        <w:rPr>
          <w:rFonts w:ascii="Times New Roman" w:hAnsi="Times New Roman" w:cs="Times New Roman"/>
          <w:color w:val="000000" w:themeColor="text1"/>
          <w:sz w:val="24"/>
          <w:szCs w:val="24"/>
          <w:lang w:val="en-US"/>
        </w:rPr>
        <w:t>.</w:t>
      </w:r>
      <w:ins w:id="49" w:author="Abhijit Sharma" w:date="2022-05-29T17:42:00Z">
        <w:r w:rsidR="00211827">
          <w:rPr>
            <w:rFonts w:ascii="Times New Roman" w:hAnsi="Times New Roman" w:cs="Times New Roman"/>
            <w:color w:val="000000" w:themeColor="text1"/>
            <w:sz w:val="24"/>
            <w:szCs w:val="24"/>
            <w:lang w:val="en-US"/>
          </w:rPr>
          <w:t xml:space="preserve"> It would help to </w:t>
        </w:r>
        <w:proofErr w:type="gramStart"/>
        <w:r w:rsidR="00211827">
          <w:rPr>
            <w:rFonts w:ascii="Times New Roman" w:hAnsi="Times New Roman" w:cs="Times New Roman"/>
            <w:color w:val="000000" w:themeColor="text1"/>
            <w:sz w:val="24"/>
            <w:szCs w:val="24"/>
            <w:lang w:val="en-US"/>
          </w:rPr>
          <w:t>more carefully structure the literature elements of your analysis</w:t>
        </w:r>
        <w:proofErr w:type="gramEnd"/>
        <w:r w:rsidR="00211827">
          <w:rPr>
            <w:rFonts w:ascii="Times New Roman" w:hAnsi="Times New Roman" w:cs="Times New Roman"/>
            <w:color w:val="000000" w:themeColor="text1"/>
            <w:sz w:val="24"/>
            <w:szCs w:val="24"/>
            <w:lang w:val="en-US"/>
          </w:rPr>
          <w:t>, grouping them into distinct factors at play here. You can also use tables to list key papers and their main findings, focusing for example on (</w:t>
        </w:r>
        <w:proofErr w:type="spellStart"/>
        <w:r w:rsidR="00211827">
          <w:rPr>
            <w:rFonts w:ascii="Times New Roman" w:hAnsi="Times New Roman" w:cs="Times New Roman"/>
            <w:color w:val="000000" w:themeColor="text1"/>
            <w:sz w:val="24"/>
            <w:szCs w:val="24"/>
            <w:lang w:val="en-US"/>
          </w:rPr>
          <w:t>i</w:t>
        </w:r>
        <w:proofErr w:type="spellEnd"/>
        <w:r w:rsidR="00211827">
          <w:rPr>
            <w:rFonts w:ascii="Times New Roman" w:hAnsi="Times New Roman" w:cs="Times New Roman"/>
            <w:color w:val="000000" w:themeColor="text1"/>
            <w:sz w:val="24"/>
            <w:szCs w:val="24"/>
            <w:lang w:val="en-US"/>
          </w:rPr>
          <w:t>) theoretical papers a</w:t>
        </w:r>
      </w:ins>
      <w:ins w:id="50" w:author="Abhijit Sharma" w:date="2022-05-29T17:43:00Z">
        <w:r w:rsidR="00211827">
          <w:rPr>
            <w:rFonts w:ascii="Times New Roman" w:hAnsi="Times New Roman" w:cs="Times New Roman"/>
            <w:color w:val="000000" w:themeColor="text1"/>
            <w:sz w:val="24"/>
            <w:szCs w:val="24"/>
            <w:lang w:val="en-US"/>
          </w:rPr>
          <w:t xml:space="preserve">nd (ii) empirical papers. </w:t>
        </w:r>
      </w:ins>
    </w:p>
    <w:p w14:paraId="4EAB9955" w14:textId="77777777" w:rsidR="00F2668E" w:rsidRPr="000B41F6" w:rsidRDefault="00F2668E" w:rsidP="000B41F6">
      <w:pPr>
        <w:spacing w:line="480" w:lineRule="auto"/>
        <w:contextualSpacing/>
        <w:rPr>
          <w:rFonts w:ascii="Times New Roman" w:hAnsi="Times New Roman" w:cs="Times New Roman"/>
          <w:color w:val="000000" w:themeColor="text1"/>
          <w:sz w:val="24"/>
          <w:szCs w:val="24"/>
        </w:rPr>
      </w:pPr>
    </w:p>
    <w:p w14:paraId="16ADE2E1" w14:textId="74E23951" w:rsidR="004A6E9A" w:rsidRPr="000B41F6" w:rsidRDefault="00F2668E" w:rsidP="000B41F6">
      <w:pPr>
        <w:spacing w:line="480" w:lineRule="auto"/>
        <w:contextualSpacing/>
        <w:rPr>
          <w:rFonts w:ascii="Times New Roman" w:hAnsi="Times New Roman" w:cs="Times New Roman"/>
          <w:color w:val="000000" w:themeColor="text1"/>
          <w:sz w:val="24"/>
          <w:szCs w:val="24"/>
          <w:lang w:val="en-US"/>
        </w:rPr>
      </w:pPr>
      <w:r w:rsidRPr="000B41F6">
        <w:rPr>
          <w:rFonts w:ascii="Times New Roman" w:hAnsi="Times New Roman" w:cs="Times New Roman"/>
          <w:color w:val="000000" w:themeColor="text1"/>
          <w:sz w:val="24"/>
          <w:szCs w:val="24"/>
          <w:lang w:val="en-US"/>
        </w:rPr>
        <w:t>The paper market is well integrated because the raw materials are extremely geographically reliant</w:t>
      </w:r>
      <w:ins w:id="51" w:author="Abhijit Sharma" w:date="2022-05-29T17:43:00Z">
        <w:r w:rsidR="0008519D">
          <w:rPr>
            <w:rFonts w:ascii="Times New Roman" w:hAnsi="Times New Roman" w:cs="Times New Roman"/>
            <w:color w:val="000000" w:themeColor="text1"/>
            <w:sz w:val="24"/>
            <w:szCs w:val="24"/>
            <w:lang w:val="en-US"/>
          </w:rPr>
          <w:t xml:space="preserve"> UNCLEAR – please be more precise – do you mean tightly globally </w:t>
        </w:r>
        <w:proofErr w:type="spellStart"/>
        <w:proofErr w:type="gramStart"/>
        <w:r w:rsidR="0008519D">
          <w:rPr>
            <w:rFonts w:ascii="Times New Roman" w:hAnsi="Times New Roman" w:cs="Times New Roman"/>
            <w:color w:val="000000" w:themeColor="text1"/>
            <w:sz w:val="24"/>
            <w:szCs w:val="24"/>
            <w:lang w:val="en-US"/>
          </w:rPr>
          <w:t>integreated</w:t>
        </w:r>
        <w:proofErr w:type="spellEnd"/>
        <w:r w:rsidR="0008519D">
          <w:rPr>
            <w:rFonts w:ascii="Times New Roman" w:hAnsi="Times New Roman" w:cs="Times New Roman"/>
            <w:color w:val="000000" w:themeColor="text1"/>
            <w:sz w:val="24"/>
            <w:szCs w:val="24"/>
            <w:lang w:val="en-US"/>
          </w:rPr>
          <w:t>?</w:t>
        </w:r>
      </w:ins>
      <w:r w:rsidRPr="000B41F6">
        <w:rPr>
          <w:rFonts w:ascii="Times New Roman" w:hAnsi="Times New Roman" w:cs="Times New Roman"/>
          <w:color w:val="000000" w:themeColor="text1"/>
          <w:sz w:val="24"/>
          <w:szCs w:val="24"/>
          <w:lang w:val="en-US"/>
        </w:rPr>
        <w:t>,</w:t>
      </w:r>
      <w:proofErr w:type="gramEnd"/>
      <w:r w:rsidRPr="000B41F6">
        <w:rPr>
          <w:rFonts w:ascii="Times New Roman" w:hAnsi="Times New Roman" w:cs="Times New Roman"/>
          <w:color w:val="000000" w:themeColor="text1"/>
          <w:sz w:val="24"/>
          <w:szCs w:val="24"/>
          <w:lang w:val="en-US"/>
        </w:rPr>
        <w:t xml:space="preserve"> and knowledge of market integration is vital for making appropriate business decisions. </w:t>
      </w:r>
      <w:r w:rsidR="00D872C3" w:rsidRPr="000B41F6">
        <w:rPr>
          <w:rFonts w:ascii="Times New Roman" w:hAnsi="Times New Roman" w:cs="Times New Roman"/>
          <w:color w:val="000000" w:themeColor="text1"/>
          <w:sz w:val="24"/>
          <w:szCs w:val="24"/>
          <w:lang w:val="en-US"/>
        </w:rPr>
        <w:t xml:space="preserve">Cointegration analysis may be used to investigate future price variations across markets. </w:t>
      </w:r>
      <w:ins w:id="52" w:author="Abhijit Sharma" w:date="2022-05-29T17:43:00Z">
        <w:r w:rsidR="00D41203">
          <w:rPr>
            <w:rFonts w:ascii="Times New Roman" w:hAnsi="Times New Roman" w:cs="Times New Roman"/>
            <w:color w:val="000000" w:themeColor="text1"/>
            <w:sz w:val="24"/>
            <w:szCs w:val="24"/>
            <w:lang w:val="en-US"/>
          </w:rPr>
          <w:t xml:space="preserve">May or can? Are you referring to what you </w:t>
        </w:r>
        <w:r w:rsidR="00D41203" w:rsidRPr="00D41203">
          <w:rPr>
            <w:rFonts w:ascii="Times New Roman" w:hAnsi="Times New Roman" w:cs="Times New Roman"/>
            <w:i/>
            <w:iCs/>
            <w:color w:val="000000" w:themeColor="text1"/>
            <w:sz w:val="24"/>
            <w:szCs w:val="24"/>
            <w:lang w:val="en-US"/>
            <w:rPrChange w:id="53" w:author="Abhijit Sharma" w:date="2022-05-29T17:44:00Z">
              <w:rPr>
                <w:rFonts w:ascii="Times New Roman" w:hAnsi="Times New Roman" w:cs="Times New Roman"/>
                <w:color w:val="000000" w:themeColor="text1"/>
                <w:sz w:val="24"/>
                <w:szCs w:val="24"/>
                <w:lang w:val="en-US"/>
              </w:rPr>
            </w:rPrChange>
          </w:rPr>
          <w:t>have</w:t>
        </w:r>
        <w:r w:rsidR="00D41203">
          <w:rPr>
            <w:rFonts w:ascii="Times New Roman" w:hAnsi="Times New Roman" w:cs="Times New Roman"/>
            <w:color w:val="000000" w:themeColor="text1"/>
            <w:sz w:val="24"/>
            <w:szCs w:val="24"/>
            <w:lang w:val="en-US"/>
          </w:rPr>
          <w:t xml:space="preserve"> done or what you </w:t>
        </w:r>
        <w:r w:rsidR="00D41203" w:rsidRPr="00D41203">
          <w:rPr>
            <w:rFonts w:ascii="Times New Roman" w:hAnsi="Times New Roman" w:cs="Times New Roman"/>
            <w:i/>
            <w:iCs/>
            <w:color w:val="000000" w:themeColor="text1"/>
            <w:sz w:val="24"/>
            <w:szCs w:val="24"/>
            <w:lang w:val="en-US"/>
            <w:rPrChange w:id="54" w:author="Abhijit Sharma" w:date="2022-05-29T17:44:00Z">
              <w:rPr>
                <w:rFonts w:ascii="Times New Roman" w:hAnsi="Times New Roman" w:cs="Times New Roman"/>
                <w:color w:val="000000" w:themeColor="text1"/>
                <w:sz w:val="24"/>
                <w:szCs w:val="24"/>
                <w:lang w:val="en-US"/>
              </w:rPr>
            </w:rPrChange>
          </w:rPr>
          <w:t>intend</w:t>
        </w:r>
        <w:r w:rsidR="00D41203">
          <w:rPr>
            <w:rFonts w:ascii="Times New Roman" w:hAnsi="Times New Roman" w:cs="Times New Roman"/>
            <w:color w:val="000000" w:themeColor="text1"/>
            <w:sz w:val="24"/>
            <w:szCs w:val="24"/>
            <w:lang w:val="en-US"/>
          </w:rPr>
          <w:t xml:space="preserve"> to do? Unclear. </w:t>
        </w:r>
      </w:ins>
      <w:r w:rsidRPr="000B41F6">
        <w:rPr>
          <w:rFonts w:ascii="Times New Roman" w:hAnsi="Times New Roman" w:cs="Times New Roman"/>
          <w:color w:val="000000" w:themeColor="text1"/>
          <w:sz w:val="24"/>
          <w:szCs w:val="24"/>
          <w:lang w:val="en-US"/>
        </w:rPr>
        <w:t>S</w:t>
      </w:r>
      <w:r w:rsidR="00D872C3" w:rsidRPr="000B41F6">
        <w:rPr>
          <w:rFonts w:ascii="Times New Roman" w:hAnsi="Times New Roman" w:cs="Times New Roman"/>
          <w:color w:val="000000" w:themeColor="text1"/>
          <w:sz w:val="24"/>
          <w:szCs w:val="24"/>
          <w:lang w:val="en-US"/>
        </w:rPr>
        <w:t>ales of raw materials </w:t>
      </w:r>
      <w:r w:rsidRPr="000B41F6">
        <w:rPr>
          <w:rFonts w:ascii="Times New Roman" w:hAnsi="Times New Roman" w:cs="Times New Roman"/>
          <w:color w:val="000000" w:themeColor="text1"/>
          <w:sz w:val="24"/>
          <w:szCs w:val="24"/>
          <w:lang w:val="en-US"/>
        </w:rPr>
        <w:t xml:space="preserve">of paper </w:t>
      </w:r>
      <w:r w:rsidR="00D872C3" w:rsidRPr="000B41F6">
        <w:rPr>
          <w:rFonts w:ascii="Times New Roman" w:hAnsi="Times New Roman" w:cs="Times New Roman"/>
          <w:color w:val="000000" w:themeColor="text1"/>
          <w:sz w:val="24"/>
          <w:szCs w:val="24"/>
          <w:lang w:val="en-US"/>
        </w:rPr>
        <w:t xml:space="preserve">are a significant source of money for forest investors and owners, it is crucial to keep track of price changes. When regional wood markets are integrated together, a price change in one market impacts the price in the others, and any interconnectedness can help to balance price changes across </w:t>
      </w:r>
      <w:r w:rsidR="009D2BBF" w:rsidRPr="000B41F6">
        <w:rPr>
          <w:rFonts w:ascii="Times New Roman" w:hAnsi="Times New Roman" w:cs="Times New Roman"/>
          <w:color w:val="000000" w:themeColor="text1"/>
          <w:sz w:val="24"/>
          <w:szCs w:val="24"/>
          <w:lang w:val="en-US"/>
        </w:rPr>
        <w:t xml:space="preserve">different </w:t>
      </w:r>
      <w:r w:rsidR="00D872C3" w:rsidRPr="000B41F6">
        <w:rPr>
          <w:rFonts w:ascii="Times New Roman" w:hAnsi="Times New Roman" w:cs="Times New Roman"/>
          <w:color w:val="000000" w:themeColor="text1"/>
          <w:sz w:val="24"/>
          <w:szCs w:val="24"/>
          <w:lang w:val="en-US"/>
        </w:rPr>
        <w:t>markets. Understanding price trend cointegration may aid investors in identifying the best asset prospects for paired trading</w:t>
      </w:r>
      <w:r w:rsidRPr="000B41F6">
        <w:rPr>
          <w:rFonts w:ascii="Times New Roman" w:hAnsi="Times New Roman" w:cs="Times New Roman"/>
          <w:color w:val="000000" w:themeColor="text1"/>
          <w:sz w:val="24"/>
          <w:szCs w:val="24"/>
          <w:lang w:val="en-US"/>
        </w:rPr>
        <w:t xml:space="preserve"> as well</w:t>
      </w:r>
      <w:r w:rsidR="00D872C3" w:rsidRPr="000B41F6">
        <w:rPr>
          <w:rFonts w:ascii="Times New Roman" w:hAnsi="Times New Roman" w:cs="Times New Roman"/>
          <w:color w:val="000000" w:themeColor="text1"/>
          <w:sz w:val="24"/>
          <w:szCs w:val="24"/>
          <w:lang w:val="en-US"/>
        </w:rPr>
        <w:t xml:space="preserve">. The degree of market integration may provide insight into wood trade </w:t>
      </w:r>
      <w:r w:rsidRPr="000B41F6">
        <w:rPr>
          <w:rFonts w:ascii="Times New Roman" w:hAnsi="Times New Roman" w:cs="Times New Roman"/>
          <w:color w:val="000000" w:themeColor="text1"/>
          <w:sz w:val="24"/>
          <w:szCs w:val="24"/>
          <w:lang w:val="en-US"/>
        </w:rPr>
        <w:t>interlinkages</w:t>
      </w:r>
      <w:r w:rsidR="00D872C3" w:rsidRPr="000B41F6">
        <w:rPr>
          <w:rFonts w:ascii="Times New Roman" w:hAnsi="Times New Roman" w:cs="Times New Roman"/>
          <w:color w:val="000000" w:themeColor="text1"/>
          <w:sz w:val="24"/>
          <w:szCs w:val="24"/>
          <w:lang w:val="en-US"/>
        </w:rPr>
        <w:t xml:space="preserve"> and appropriate reactions to changing market conditions to the decision-maker. </w:t>
      </w:r>
    </w:p>
    <w:p w14:paraId="505F92E0" w14:textId="57FD96DA" w:rsidR="008D1F12" w:rsidRPr="000B41F6" w:rsidRDefault="00A1054E" w:rsidP="000B41F6">
      <w:pPr>
        <w:pStyle w:val="Subtitle"/>
        <w:spacing w:line="480" w:lineRule="auto"/>
        <w:contextualSpacing/>
        <w:rPr>
          <w:rFonts w:ascii="Times New Roman" w:hAnsi="Times New Roman" w:cs="Times New Roman"/>
          <w:color w:val="000000" w:themeColor="text1"/>
          <w:sz w:val="24"/>
          <w:lang w:val="en-US"/>
        </w:rPr>
      </w:pPr>
      <w:ins w:id="55" w:author="Abhijit Sharma" w:date="2022-05-29T17:44:00Z">
        <w:r>
          <w:rPr>
            <w:rFonts w:ascii="Times New Roman" w:hAnsi="Times New Roman" w:cs="Times New Roman"/>
            <w:color w:val="000000" w:themeColor="text1"/>
            <w:sz w:val="24"/>
            <w:lang w:val="en-US"/>
          </w:rPr>
          <w:t xml:space="preserve">You can provide a better motivation for the relevance of </w:t>
        </w:r>
        <w:proofErr w:type="gramStart"/>
        <w:r>
          <w:rPr>
            <w:rFonts w:ascii="Times New Roman" w:hAnsi="Times New Roman" w:cs="Times New Roman"/>
            <w:color w:val="000000" w:themeColor="text1"/>
            <w:sz w:val="24"/>
            <w:lang w:val="en-US"/>
          </w:rPr>
          <w:t>this methods and application of time</w:t>
        </w:r>
        <w:proofErr w:type="gramEnd"/>
        <w:r>
          <w:rPr>
            <w:rFonts w:ascii="Times New Roman" w:hAnsi="Times New Roman" w:cs="Times New Roman"/>
            <w:color w:val="000000" w:themeColor="text1"/>
            <w:sz w:val="24"/>
            <w:lang w:val="en-US"/>
          </w:rPr>
          <w:t xml:space="preserve"> series methods, including cointegration analysis and other suitable methods. </w:t>
        </w:r>
      </w:ins>
    </w:p>
    <w:p w14:paraId="36EE9F68" w14:textId="77777777" w:rsidR="004D4B01" w:rsidRDefault="004D4B01" w:rsidP="000B41F6">
      <w:pPr>
        <w:pStyle w:val="Subtitle"/>
        <w:spacing w:line="480" w:lineRule="auto"/>
        <w:contextualSpacing/>
        <w:rPr>
          <w:rFonts w:ascii="Times New Roman" w:hAnsi="Times New Roman" w:cs="Times New Roman"/>
          <w:b/>
          <w:bCs/>
          <w:color w:val="000000" w:themeColor="text1"/>
          <w:sz w:val="24"/>
          <w:lang w:val="en-US"/>
        </w:rPr>
      </w:pPr>
    </w:p>
    <w:p w14:paraId="199CDBDA" w14:textId="77777777" w:rsidR="004D4B01" w:rsidRDefault="004D4B01" w:rsidP="000B41F6">
      <w:pPr>
        <w:pStyle w:val="Subtitle"/>
        <w:spacing w:line="480" w:lineRule="auto"/>
        <w:contextualSpacing/>
        <w:rPr>
          <w:rFonts w:ascii="Times New Roman" w:hAnsi="Times New Roman" w:cs="Times New Roman"/>
          <w:b/>
          <w:bCs/>
          <w:color w:val="000000" w:themeColor="text1"/>
          <w:sz w:val="24"/>
          <w:lang w:val="en-US"/>
        </w:rPr>
      </w:pPr>
    </w:p>
    <w:p w14:paraId="072D1CFC" w14:textId="77777777" w:rsidR="004D4B01" w:rsidRDefault="004D4B01" w:rsidP="000B41F6">
      <w:pPr>
        <w:pStyle w:val="Subtitle"/>
        <w:spacing w:line="480" w:lineRule="auto"/>
        <w:contextualSpacing/>
        <w:rPr>
          <w:rFonts w:ascii="Times New Roman" w:hAnsi="Times New Roman" w:cs="Times New Roman"/>
          <w:b/>
          <w:bCs/>
          <w:color w:val="000000" w:themeColor="text1"/>
          <w:sz w:val="24"/>
          <w:lang w:val="en-US"/>
        </w:rPr>
      </w:pPr>
    </w:p>
    <w:p w14:paraId="132EE5BC" w14:textId="31AAF95C" w:rsidR="00F955DA" w:rsidRPr="001B24F1" w:rsidRDefault="00F955DA" w:rsidP="001B24F1">
      <w:pPr>
        <w:pStyle w:val="Subtitle"/>
      </w:pPr>
      <w:r w:rsidRPr="001B24F1">
        <w:t xml:space="preserve">Paper and </w:t>
      </w:r>
      <w:r w:rsidR="006021B1" w:rsidRPr="001B24F1">
        <w:t>intermediate</w:t>
      </w:r>
      <w:r w:rsidRPr="001B24F1">
        <w:t xml:space="preserve"> materials</w:t>
      </w:r>
    </w:p>
    <w:p w14:paraId="751522C1" w14:textId="77777777" w:rsidR="008D1F12" w:rsidRPr="000B41F6" w:rsidRDefault="008D1F12" w:rsidP="000B41F6">
      <w:pPr>
        <w:spacing w:line="480" w:lineRule="auto"/>
        <w:contextualSpacing/>
        <w:rPr>
          <w:rFonts w:ascii="Times New Roman" w:hAnsi="Times New Roman" w:cs="Times New Roman"/>
          <w:color w:val="000000" w:themeColor="text1"/>
          <w:sz w:val="24"/>
          <w:szCs w:val="24"/>
          <w:lang w:val="en-US"/>
        </w:rPr>
      </w:pPr>
    </w:p>
    <w:p w14:paraId="26631B5F" w14:textId="1268DD0D" w:rsidR="009535C5" w:rsidRPr="000B41F6" w:rsidRDefault="002579C7"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Wood pulp, l</w:t>
      </w:r>
      <w:r w:rsidR="006B5B50" w:rsidRPr="000B41F6">
        <w:rPr>
          <w:rFonts w:ascii="Times New Roman" w:hAnsi="Times New Roman" w:cs="Times New Roman"/>
          <w:color w:val="000000" w:themeColor="text1"/>
          <w:sz w:val="24"/>
          <w:szCs w:val="24"/>
        </w:rPr>
        <w:t>ogging residues and industrial by-products</w:t>
      </w:r>
      <w:r w:rsidR="00842B48" w:rsidRPr="000B41F6">
        <w:rPr>
          <w:rFonts w:ascii="Times New Roman" w:hAnsi="Times New Roman" w:cs="Times New Roman"/>
          <w:color w:val="000000" w:themeColor="text1"/>
          <w:sz w:val="24"/>
          <w:szCs w:val="24"/>
        </w:rPr>
        <w:t xml:space="preserve"> </w:t>
      </w:r>
      <w:r w:rsidRPr="000B41F6">
        <w:rPr>
          <w:rFonts w:ascii="Times New Roman" w:hAnsi="Times New Roman" w:cs="Times New Roman"/>
          <w:color w:val="000000" w:themeColor="text1"/>
          <w:sz w:val="24"/>
          <w:szCs w:val="24"/>
        </w:rPr>
        <w:t>are</w:t>
      </w:r>
      <w:r w:rsidR="006B5B50" w:rsidRPr="000B41F6">
        <w:rPr>
          <w:rFonts w:ascii="Times New Roman" w:hAnsi="Times New Roman" w:cs="Times New Roman"/>
          <w:color w:val="000000" w:themeColor="text1"/>
          <w:sz w:val="24"/>
          <w:szCs w:val="24"/>
        </w:rPr>
        <w:t xml:space="preserve"> promising raw materials for paper. </w:t>
      </w:r>
      <w:r w:rsidRPr="000B41F6">
        <w:rPr>
          <w:rFonts w:ascii="Times New Roman" w:hAnsi="Times New Roman" w:cs="Times New Roman"/>
          <w:color w:val="000000" w:themeColor="text1"/>
          <w:sz w:val="24"/>
          <w:szCs w:val="24"/>
        </w:rPr>
        <w:t xml:space="preserve">Furthermore, enhanced recycling practices encourage a significant per cent of paper products to be reused as well. </w:t>
      </w:r>
      <w:r w:rsidR="006B5B50" w:rsidRPr="000B41F6">
        <w:rPr>
          <w:rFonts w:ascii="Times New Roman" w:hAnsi="Times New Roman" w:cs="Times New Roman"/>
          <w:color w:val="000000" w:themeColor="text1"/>
          <w:sz w:val="24"/>
          <w:szCs w:val="24"/>
        </w:rPr>
        <w:t>Sawmills produce sawdust and wood chips as by-products, therefore there are no further purchase expenditures</w:t>
      </w:r>
      <w:r w:rsidRPr="000B41F6">
        <w:rPr>
          <w:rFonts w:ascii="Times New Roman" w:hAnsi="Times New Roman" w:cs="Times New Roman"/>
          <w:color w:val="000000" w:themeColor="text1"/>
          <w:sz w:val="24"/>
          <w:szCs w:val="24"/>
          <w:shd w:val="clear" w:color="auto" w:fill="FFFFFF"/>
        </w:rPr>
        <w:t xml:space="preserve"> </w:t>
      </w:r>
      <w:r w:rsidRPr="000B41F6">
        <w:rPr>
          <w:rFonts w:ascii="Times New Roman" w:hAnsi="Times New Roman" w:cs="Times New Roman"/>
          <w:color w:val="000000" w:themeColor="text1"/>
          <w:sz w:val="24"/>
          <w:szCs w:val="24"/>
        </w:rPr>
        <w:t>(Fuhrmann et al., 2021)</w:t>
      </w:r>
      <w:r w:rsidR="006B5B50" w:rsidRPr="000B41F6">
        <w:rPr>
          <w:rFonts w:ascii="Times New Roman" w:hAnsi="Times New Roman" w:cs="Times New Roman"/>
          <w:color w:val="000000" w:themeColor="text1"/>
          <w:sz w:val="24"/>
          <w:szCs w:val="24"/>
        </w:rPr>
        <w:t>. These by-products are regarded as the most lucrative</w:t>
      </w:r>
      <w:r w:rsidR="006001A8" w:rsidRPr="000B41F6">
        <w:rPr>
          <w:rFonts w:ascii="Times New Roman" w:hAnsi="Times New Roman" w:cs="Times New Roman"/>
          <w:color w:val="000000" w:themeColor="text1"/>
          <w:sz w:val="24"/>
          <w:szCs w:val="24"/>
        </w:rPr>
        <w:t xml:space="preserve"> </w:t>
      </w:r>
      <w:r w:rsidR="006B5B50" w:rsidRPr="000B41F6">
        <w:rPr>
          <w:rFonts w:ascii="Times New Roman" w:hAnsi="Times New Roman" w:cs="Times New Roman"/>
          <w:color w:val="000000" w:themeColor="text1"/>
          <w:sz w:val="24"/>
          <w:szCs w:val="24"/>
        </w:rPr>
        <w:t>since they are of reasonably high quality and are generated in solid form</w:t>
      </w:r>
      <w:r w:rsidRPr="000B41F6">
        <w:rPr>
          <w:rFonts w:ascii="Times New Roman" w:hAnsi="Times New Roman" w:cs="Times New Roman"/>
          <w:color w:val="000000" w:themeColor="text1"/>
          <w:sz w:val="24"/>
          <w:szCs w:val="24"/>
          <w:shd w:val="clear" w:color="auto" w:fill="FFFFFF"/>
        </w:rPr>
        <w:t xml:space="preserve"> </w:t>
      </w:r>
      <w:r w:rsidRPr="000B41F6">
        <w:rPr>
          <w:rFonts w:ascii="Times New Roman" w:hAnsi="Times New Roman" w:cs="Times New Roman"/>
          <w:color w:val="000000" w:themeColor="text1"/>
          <w:sz w:val="24"/>
          <w:szCs w:val="24"/>
        </w:rPr>
        <w:t>(</w:t>
      </w:r>
      <w:proofErr w:type="spellStart"/>
      <w:r w:rsidRPr="000B41F6">
        <w:rPr>
          <w:rFonts w:ascii="Times New Roman" w:hAnsi="Times New Roman" w:cs="Times New Roman"/>
          <w:color w:val="000000" w:themeColor="text1"/>
          <w:sz w:val="24"/>
          <w:szCs w:val="24"/>
        </w:rPr>
        <w:t>Kunttu</w:t>
      </w:r>
      <w:proofErr w:type="spellEnd"/>
      <w:r w:rsidRPr="000B41F6">
        <w:rPr>
          <w:rFonts w:ascii="Times New Roman" w:hAnsi="Times New Roman" w:cs="Times New Roman"/>
          <w:color w:val="000000" w:themeColor="text1"/>
          <w:sz w:val="24"/>
          <w:szCs w:val="24"/>
        </w:rPr>
        <w:t xml:space="preserve"> et al., 2020). </w:t>
      </w:r>
      <w:r w:rsidR="006B5B50" w:rsidRPr="000B41F6">
        <w:rPr>
          <w:rFonts w:ascii="Times New Roman" w:hAnsi="Times New Roman" w:cs="Times New Roman"/>
          <w:color w:val="000000" w:themeColor="text1"/>
          <w:sz w:val="24"/>
          <w:szCs w:val="24"/>
        </w:rPr>
        <w:t xml:space="preserve">These characteristics explain their appeal for use by a variety of sectors, which have previously profited from low pricing. The paper industry acquires a significant share of its raw material from sawmill by-products </w:t>
      </w:r>
      <w:r w:rsidR="00C53459" w:rsidRPr="000B41F6">
        <w:rPr>
          <w:rFonts w:ascii="Times New Roman" w:hAnsi="Times New Roman" w:cs="Times New Roman"/>
          <w:color w:val="000000" w:themeColor="text1"/>
          <w:sz w:val="24"/>
          <w:szCs w:val="24"/>
        </w:rPr>
        <w:t xml:space="preserve">(Eriksson &amp; </w:t>
      </w:r>
      <w:proofErr w:type="spellStart"/>
      <w:r w:rsidR="00C53459" w:rsidRPr="000B41F6">
        <w:rPr>
          <w:rFonts w:ascii="Times New Roman" w:hAnsi="Times New Roman" w:cs="Times New Roman"/>
          <w:color w:val="000000" w:themeColor="text1"/>
          <w:sz w:val="24"/>
          <w:szCs w:val="24"/>
        </w:rPr>
        <w:t>Lundmark</w:t>
      </w:r>
      <w:proofErr w:type="spellEnd"/>
      <w:r w:rsidR="00C53459" w:rsidRPr="000B41F6">
        <w:rPr>
          <w:rFonts w:ascii="Times New Roman" w:hAnsi="Times New Roman" w:cs="Times New Roman"/>
          <w:color w:val="000000" w:themeColor="text1"/>
          <w:sz w:val="24"/>
          <w:szCs w:val="24"/>
        </w:rPr>
        <w:t>, 2020)</w:t>
      </w:r>
      <w:r w:rsidR="006B5B50" w:rsidRPr="000B41F6">
        <w:rPr>
          <w:rFonts w:ascii="Times New Roman" w:hAnsi="Times New Roman" w:cs="Times New Roman"/>
          <w:color w:val="000000" w:themeColor="text1"/>
          <w:sz w:val="24"/>
          <w:szCs w:val="24"/>
        </w:rPr>
        <w:t xml:space="preserve">. Competition, on the other hand, </w:t>
      </w:r>
      <w:del w:id="56" w:author="Abhijit Sharma" w:date="2022-05-29T17:45:00Z">
        <w:r w:rsidR="006B5B50" w:rsidRPr="000B41F6" w:rsidDel="0091275E">
          <w:rPr>
            <w:rFonts w:ascii="Times New Roman" w:hAnsi="Times New Roman" w:cs="Times New Roman"/>
            <w:color w:val="000000" w:themeColor="text1"/>
            <w:sz w:val="24"/>
            <w:szCs w:val="24"/>
          </w:rPr>
          <w:delText xml:space="preserve">was </w:delText>
        </w:r>
      </w:del>
      <w:ins w:id="57" w:author="Abhijit Sharma" w:date="2022-05-29T17:45:00Z">
        <w:r w:rsidR="0091275E">
          <w:rPr>
            <w:rFonts w:ascii="Times New Roman" w:hAnsi="Times New Roman" w:cs="Times New Roman"/>
            <w:color w:val="000000" w:themeColor="text1"/>
            <w:sz w:val="24"/>
            <w:szCs w:val="24"/>
          </w:rPr>
          <w:t>has been</w:t>
        </w:r>
        <w:r w:rsidR="0091275E" w:rsidRPr="000B41F6">
          <w:rPr>
            <w:rFonts w:ascii="Times New Roman" w:hAnsi="Times New Roman" w:cs="Times New Roman"/>
            <w:color w:val="000000" w:themeColor="text1"/>
            <w:sz w:val="24"/>
            <w:szCs w:val="24"/>
          </w:rPr>
          <w:t xml:space="preserve"> </w:t>
        </w:r>
      </w:ins>
      <w:r w:rsidR="006B5B50" w:rsidRPr="000B41F6">
        <w:rPr>
          <w:rFonts w:ascii="Times New Roman" w:hAnsi="Times New Roman" w:cs="Times New Roman"/>
          <w:color w:val="000000" w:themeColor="text1"/>
          <w:sz w:val="24"/>
          <w:szCs w:val="24"/>
        </w:rPr>
        <w:t>increasing with time, resulting in increased prices in this sector.</w:t>
      </w:r>
      <w:r w:rsidR="00667165" w:rsidRPr="000B41F6">
        <w:rPr>
          <w:rFonts w:ascii="Times New Roman" w:hAnsi="Times New Roman" w:cs="Times New Roman"/>
          <w:color w:val="000000" w:themeColor="text1"/>
          <w:sz w:val="24"/>
          <w:szCs w:val="24"/>
        </w:rPr>
        <w:t xml:space="preserve"> Prior to the introduction of pellets into the energy market, sawmill by-products were mostly utilised to make paper and paper board. As a result, these sectors were able to determine their own pricing for their raw materials, which had previously been kept low. With the increased demand for pellets, production increased, thus competition and cost as a raw material for the paper industry</w:t>
      </w:r>
      <w:r w:rsidR="00823464" w:rsidRPr="000B41F6">
        <w:rPr>
          <w:rFonts w:ascii="Times New Roman" w:hAnsi="Times New Roman" w:cs="Times New Roman"/>
          <w:color w:val="000000" w:themeColor="text1"/>
          <w:sz w:val="24"/>
          <w:szCs w:val="24"/>
          <w:shd w:val="clear" w:color="auto" w:fill="EDFAFF"/>
        </w:rPr>
        <w:t xml:space="preserve"> </w:t>
      </w:r>
      <w:r w:rsidR="00823464" w:rsidRPr="000B41F6">
        <w:rPr>
          <w:rFonts w:ascii="Times New Roman" w:hAnsi="Times New Roman" w:cs="Times New Roman"/>
          <w:color w:val="000000" w:themeColor="text1"/>
          <w:sz w:val="24"/>
          <w:szCs w:val="24"/>
          <w:shd w:val="clear" w:color="auto" w:fill="FFFFFF"/>
        </w:rPr>
        <w:t>(</w:t>
      </w:r>
      <w:proofErr w:type="spellStart"/>
      <w:r w:rsidR="00823464" w:rsidRPr="000B41F6">
        <w:rPr>
          <w:rFonts w:ascii="Times New Roman" w:hAnsi="Times New Roman" w:cs="Times New Roman"/>
          <w:color w:val="000000" w:themeColor="text1"/>
          <w:sz w:val="24"/>
          <w:szCs w:val="24"/>
          <w:shd w:val="clear" w:color="auto" w:fill="FFFFFF"/>
        </w:rPr>
        <w:t>Kristöfel</w:t>
      </w:r>
      <w:proofErr w:type="spellEnd"/>
      <w:r w:rsidR="00823464" w:rsidRPr="000B41F6">
        <w:rPr>
          <w:rFonts w:ascii="Times New Roman" w:hAnsi="Times New Roman" w:cs="Times New Roman"/>
          <w:color w:val="000000" w:themeColor="text1"/>
          <w:sz w:val="24"/>
          <w:szCs w:val="24"/>
          <w:shd w:val="clear" w:color="auto" w:fill="FFFFFF"/>
        </w:rPr>
        <w:t xml:space="preserve"> et al., 2014).</w:t>
      </w:r>
      <w:ins w:id="58" w:author="Abhijit Sharma" w:date="2022-05-29T17:45:00Z">
        <w:r w:rsidR="00644B33">
          <w:rPr>
            <w:rFonts w:ascii="Times New Roman" w:hAnsi="Times New Roman" w:cs="Times New Roman"/>
            <w:color w:val="000000" w:themeColor="text1"/>
            <w:sz w:val="24"/>
            <w:szCs w:val="24"/>
            <w:shd w:val="clear" w:color="auto" w:fill="FFFFFF"/>
          </w:rPr>
          <w:t xml:space="preserve"> Useful and well-written.</w:t>
        </w:r>
      </w:ins>
    </w:p>
    <w:p w14:paraId="0962A867" w14:textId="77777777" w:rsidR="000075F9" w:rsidRPr="000B41F6" w:rsidRDefault="000075F9" w:rsidP="000B41F6">
      <w:pPr>
        <w:spacing w:line="480" w:lineRule="auto"/>
        <w:contextualSpacing/>
        <w:rPr>
          <w:rFonts w:ascii="Times New Roman" w:hAnsi="Times New Roman" w:cs="Times New Roman"/>
          <w:color w:val="000000" w:themeColor="text1"/>
          <w:sz w:val="24"/>
          <w:szCs w:val="24"/>
        </w:rPr>
      </w:pPr>
    </w:p>
    <w:p w14:paraId="0E40B5E1" w14:textId="26BF5086" w:rsidR="00FB51E6" w:rsidRPr="000B41F6" w:rsidRDefault="007C1814"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Fewer studies </w:t>
      </w:r>
      <w:ins w:id="59" w:author="Abhijit Sharma" w:date="2022-05-29T17:46:00Z">
        <w:r w:rsidR="005C508E">
          <w:rPr>
            <w:rFonts w:ascii="Times New Roman" w:hAnsi="Times New Roman" w:cs="Times New Roman"/>
            <w:color w:val="000000" w:themeColor="text1"/>
            <w:sz w:val="24"/>
            <w:szCs w:val="24"/>
          </w:rPr>
          <w:t xml:space="preserve">(which ones have done this? cite them) </w:t>
        </w:r>
      </w:ins>
      <w:r w:rsidRPr="000B41F6">
        <w:rPr>
          <w:rFonts w:ascii="Times New Roman" w:hAnsi="Times New Roman" w:cs="Times New Roman"/>
          <w:color w:val="000000" w:themeColor="text1"/>
          <w:sz w:val="24"/>
          <w:szCs w:val="24"/>
        </w:rPr>
        <w:t xml:space="preserve">have attempted to determine if distinct pulp and paper markets in the American </w:t>
      </w:r>
      <w:del w:id="60" w:author="Abhijit Sharma" w:date="2022-05-29T17:45:00Z">
        <w:r w:rsidRPr="000B41F6" w:rsidDel="005C508E">
          <w:rPr>
            <w:rFonts w:ascii="Times New Roman" w:hAnsi="Times New Roman" w:cs="Times New Roman"/>
            <w:color w:val="000000" w:themeColor="text1"/>
            <w:sz w:val="24"/>
            <w:szCs w:val="24"/>
          </w:rPr>
          <w:delText xml:space="preserve">area </w:delText>
        </w:r>
      </w:del>
      <w:ins w:id="61" w:author="Abhijit Sharma" w:date="2022-05-29T17:45:00Z">
        <w:r w:rsidR="005C508E">
          <w:rPr>
            <w:rFonts w:ascii="Times New Roman" w:hAnsi="Times New Roman" w:cs="Times New Roman"/>
            <w:color w:val="000000" w:themeColor="text1"/>
            <w:sz w:val="24"/>
            <w:szCs w:val="24"/>
          </w:rPr>
          <w:t>market</w:t>
        </w:r>
        <w:r w:rsidR="005C508E" w:rsidRPr="000B41F6">
          <w:rPr>
            <w:rFonts w:ascii="Times New Roman" w:hAnsi="Times New Roman" w:cs="Times New Roman"/>
            <w:color w:val="000000" w:themeColor="text1"/>
            <w:sz w:val="24"/>
            <w:szCs w:val="24"/>
          </w:rPr>
          <w:t xml:space="preserve"> </w:t>
        </w:r>
      </w:ins>
      <w:del w:id="62" w:author="Abhijit Sharma" w:date="2022-05-29T17:46:00Z">
        <w:r w:rsidRPr="000B41F6" w:rsidDel="005C508E">
          <w:rPr>
            <w:rFonts w:ascii="Times New Roman" w:hAnsi="Times New Roman" w:cs="Times New Roman"/>
            <w:color w:val="000000" w:themeColor="text1"/>
            <w:sz w:val="24"/>
            <w:szCs w:val="24"/>
          </w:rPr>
          <w:delText>have reached a long-run equilibrium</w:delText>
        </w:r>
      </w:del>
      <w:ins w:id="63" w:author="Abhijit Sharma" w:date="2022-05-29T17:46:00Z">
        <w:r w:rsidR="005C508E">
          <w:rPr>
            <w:rFonts w:ascii="Times New Roman" w:hAnsi="Times New Roman" w:cs="Times New Roman"/>
            <w:color w:val="000000" w:themeColor="text1"/>
            <w:sz w:val="24"/>
            <w:szCs w:val="24"/>
          </w:rPr>
          <w:t>exhibit a long run relationship with each other</w:t>
        </w:r>
      </w:ins>
      <w:r w:rsidRPr="000B41F6">
        <w:rPr>
          <w:rFonts w:ascii="Times New Roman" w:hAnsi="Times New Roman" w:cs="Times New Roman"/>
          <w:color w:val="000000" w:themeColor="text1"/>
          <w:sz w:val="24"/>
          <w:szCs w:val="24"/>
        </w:rPr>
        <w:t>. This is a fundamental need for spatial price parity, as it ensures that no arbitrage possibilities exist.</w:t>
      </w:r>
      <w:ins w:id="64" w:author="Abhijit Sharma" w:date="2022-05-29T17:46:00Z">
        <w:r w:rsidR="00290B08">
          <w:rPr>
            <w:rFonts w:ascii="Times New Roman" w:hAnsi="Times New Roman" w:cs="Times New Roman"/>
            <w:color w:val="000000" w:themeColor="text1"/>
            <w:sz w:val="24"/>
            <w:szCs w:val="24"/>
          </w:rPr>
          <w:t xml:space="preserve"> Okay – this is a good point but needs to be further developed. </w:t>
        </w:r>
      </w:ins>
      <w:r w:rsidRPr="000B41F6">
        <w:rPr>
          <w:rFonts w:ascii="Times New Roman" w:hAnsi="Times New Roman" w:cs="Times New Roman"/>
          <w:color w:val="000000" w:themeColor="text1"/>
          <w:sz w:val="24"/>
          <w:szCs w:val="24"/>
        </w:rPr>
        <w:t xml:space="preserve"> Also, there are many factors that can disrupt the industry from achieving a steady-state equilibrium. For instance, several e</w:t>
      </w:r>
      <w:r w:rsidR="00D91EC2" w:rsidRPr="000B41F6">
        <w:rPr>
          <w:rFonts w:ascii="Times New Roman" w:hAnsi="Times New Roman" w:cs="Times New Roman"/>
          <w:color w:val="000000" w:themeColor="text1"/>
          <w:sz w:val="24"/>
          <w:szCs w:val="24"/>
        </w:rPr>
        <w:t xml:space="preserve">conomical and geographical reasons </w:t>
      </w:r>
      <w:ins w:id="65" w:author="Abhijit Sharma" w:date="2022-05-29T17:46:00Z">
        <w:r w:rsidR="00382120">
          <w:rPr>
            <w:rFonts w:ascii="Times New Roman" w:hAnsi="Times New Roman" w:cs="Times New Roman"/>
            <w:color w:val="000000" w:themeColor="text1"/>
            <w:sz w:val="24"/>
            <w:szCs w:val="24"/>
          </w:rPr>
          <w:t xml:space="preserve">SHOCKS? </w:t>
        </w:r>
      </w:ins>
      <w:r w:rsidR="00D91EC2" w:rsidRPr="000B41F6">
        <w:rPr>
          <w:rFonts w:ascii="Times New Roman" w:hAnsi="Times New Roman" w:cs="Times New Roman"/>
          <w:color w:val="000000" w:themeColor="text1"/>
          <w:sz w:val="24"/>
          <w:szCs w:val="24"/>
        </w:rPr>
        <w:t xml:space="preserve">may have a significant impact on paper prices. </w:t>
      </w:r>
      <w:r w:rsidR="00E24D48" w:rsidRPr="000B41F6">
        <w:rPr>
          <w:rFonts w:ascii="Times New Roman" w:hAnsi="Times New Roman" w:cs="Times New Roman"/>
          <w:color w:val="000000" w:themeColor="text1"/>
          <w:sz w:val="24"/>
          <w:szCs w:val="24"/>
        </w:rPr>
        <w:t>Various studies have been carried out in this regard, for instance, a</w:t>
      </w:r>
      <w:r w:rsidR="00FA1CAD" w:rsidRPr="000B41F6">
        <w:rPr>
          <w:rFonts w:ascii="Times New Roman" w:hAnsi="Times New Roman" w:cs="Times New Roman"/>
          <w:color w:val="000000" w:themeColor="text1"/>
          <w:sz w:val="24"/>
          <w:szCs w:val="24"/>
        </w:rPr>
        <w:t xml:space="preserve">ccording to </w:t>
      </w:r>
      <w:proofErr w:type="spellStart"/>
      <w:r w:rsidR="00FA1CAD" w:rsidRPr="000B41F6">
        <w:rPr>
          <w:rFonts w:ascii="Times New Roman" w:hAnsi="Times New Roman" w:cs="Times New Roman"/>
          <w:color w:val="000000" w:themeColor="text1"/>
          <w:sz w:val="24"/>
          <w:szCs w:val="24"/>
        </w:rPr>
        <w:t>Gejdos</w:t>
      </w:r>
      <w:proofErr w:type="spellEnd"/>
      <w:r w:rsidR="00FA1CAD" w:rsidRPr="000B41F6">
        <w:rPr>
          <w:rFonts w:ascii="Times New Roman" w:hAnsi="Times New Roman" w:cs="Times New Roman"/>
          <w:color w:val="000000" w:themeColor="text1"/>
          <w:sz w:val="24"/>
          <w:szCs w:val="24"/>
        </w:rPr>
        <w:t xml:space="preserve"> et al. (2019), the 2008 financial crisis had a significant impact on wood markets and pricing in previous decades. </w:t>
      </w:r>
      <w:r w:rsidR="00810210" w:rsidRPr="000B41F6">
        <w:rPr>
          <w:rFonts w:ascii="Times New Roman" w:hAnsi="Times New Roman" w:cs="Times New Roman"/>
          <w:color w:val="000000" w:themeColor="text1"/>
          <w:sz w:val="24"/>
          <w:szCs w:val="24"/>
        </w:rPr>
        <w:t>Occurrences such as w</w:t>
      </w:r>
      <w:r w:rsidR="00FA1CAD" w:rsidRPr="000B41F6">
        <w:rPr>
          <w:rFonts w:ascii="Times New Roman" w:hAnsi="Times New Roman" w:cs="Times New Roman"/>
          <w:color w:val="000000" w:themeColor="text1"/>
          <w:sz w:val="24"/>
          <w:szCs w:val="24"/>
        </w:rPr>
        <w:t xml:space="preserve">indthrows and bark beetle </w:t>
      </w:r>
      <w:r w:rsidR="00FA1CAD" w:rsidRPr="000B41F6">
        <w:rPr>
          <w:rFonts w:ascii="Times New Roman" w:hAnsi="Times New Roman" w:cs="Times New Roman"/>
          <w:color w:val="000000" w:themeColor="text1"/>
          <w:sz w:val="24"/>
          <w:szCs w:val="24"/>
        </w:rPr>
        <w:lastRenderedPageBreak/>
        <w:t xml:space="preserve">outbreaks are two more possible market impacting factors </w:t>
      </w:r>
      <w:r w:rsidR="002D77F8" w:rsidRPr="000B41F6">
        <w:rPr>
          <w:rFonts w:ascii="Times New Roman" w:hAnsi="Times New Roman" w:cs="Times New Roman"/>
          <w:color w:val="000000" w:themeColor="text1"/>
          <w:sz w:val="24"/>
          <w:szCs w:val="24"/>
        </w:rPr>
        <w:t>(</w:t>
      </w:r>
      <w:proofErr w:type="spellStart"/>
      <w:r w:rsidR="002D77F8" w:rsidRPr="000B41F6">
        <w:rPr>
          <w:rFonts w:ascii="Times New Roman" w:hAnsi="Times New Roman" w:cs="Times New Roman"/>
          <w:color w:val="000000" w:themeColor="text1"/>
          <w:sz w:val="24"/>
          <w:szCs w:val="24"/>
        </w:rPr>
        <w:t>Gejdoš</w:t>
      </w:r>
      <w:proofErr w:type="spellEnd"/>
      <w:r w:rsidR="002D77F8" w:rsidRPr="000B41F6">
        <w:rPr>
          <w:rFonts w:ascii="Times New Roman" w:hAnsi="Times New Roman" w:cs="Times New Roman"/>
          <w:color w:val="000000" w:themeColor="text1"/>
          <w:sz w:val="24"/>
          <w:szCs w:val="24"/>
        </w:rPr>
        <w:t xml:space="preserve"> &amp; </w:t>
      </w:r>
      <w:proofErr w:type="spellStart"/>
      <w:r w:rsidR="002D77F8" w:rsidRPr="000B41F6">
        <w:rPr>
          <w:rFonts w:ascii="Times New Roman" w:hAnsi="Times New Roman" w:cs="Times New Roman"/>
          <w:color w:val="000000" w:themeColor="text1"/>
          <w:sz w:val="24"/>
          <w:szCs w:val="24"/>
        </w:rPr>
        <w:t>Suchomel</w:t>
      </w:r>
      <w:proofErr w:type="spellEnd"/>
      <w:r w:rsidR="002D77F8" w:rsidRPr="000B41F6">
        <w:rPr>
          <w:rFonts w:ascii="Times New Roman" w:hAnsi="Times New Roman" w:cs="Times New Roman"/>
          <w:color w:val="000000" w:themeColor="text1"/>
          <w:sz w:val="24"/>
          <w:szCs w:val="24"/>
        </w:rPr>
        <w:t xml:space="preserve">, 2016). </w:t>
      </w:r>
      <w:r w:rsidR="00FA1CAD" w:rsidRPr="000B41F6">
        <w:rPr>
          <w:rFonts w:ascii="Times New Roman" w:hAnsi="Times New Roman" w:cs="Times New Roman"/>
          <w:color w:val="000000" w:themeColor="text1"/>
          <w:sz w:val="24"/>
          <w:szCs w:val="24"/>
        </w:rPr>
        <w:t>External shocks, such as natural disasters, can quickly increase market volatility</w:t>
      </w:r>
      <w:ins w:id="66" w:author="Abhijit Sharma" w:date="2022-05-29T17:47:00Z">
        <w:r w:rsidR="009D1A6F">
          <w:rPr>
            <w:rFonts w:ascii="Times New Roman" w:hAnsi="Times New Roman" w:cs="Times New Roman"/>
            <w:color w:val="000000" w:themeColor="text1"/>
            <w:sz w:val="24"/>
            <w:szCs w:val="24"/>
          </w:rPr>
          <w:t xml:space="preserve"> Okay but this directly contradicts the claim you made in your first para about markets smoothing out shocks</w:t>
        </w:r>
      </w:ins>
      <w:r w:rsidR="00FA1CAD" w:rsidRPr="000B41F6">
        <w:rPr>
          <w:rFonts w:ascii="Times New Roman" w:hAnsi="Times New Roman" w:cs="Times New Roman"/>
          <w:color w:val="000000" w:themeColor="text1"/>
          <w:sz w:val="24"/>
          <w:szCs w:val="24"/>
        </w:rPr>
        <w:t xml:space="preserve"> </w:t>
      </w:r>
      <w:r w:rsidR="002D77F8" w:rsidRPr="000B41F6">
        <w:rPr>
          <w:rFonts w:ascii="Times New Roman" w:hAnsi="Times New Roman" w:cs="Times New Roman"/>
          <w:color w:val="000000" w:themeColor="text1"/>
          <w:sz w:val="24"/>
          <w:szCs w:val="24"/>
        </w:rPr>
        <w:t>(</w:t>
      </w:r>
      <w:proofErr w:type="spellStart"/>
      <w:r w:rsidR="002D77F8" w:rsidRPr="000B41F6">
        <w:rPr>
          <w:rFonts w:ascii="Times New Roman" w:hAnsi="Times New Roman" w:cs="Times New Roman"/>
          <w:color w:val="000000" w:themeColor="text1"/>
          <w:sz w:val="24"/>
          <w:szCs w:val="24"/>
        </w:rPr>
        <w:t>Kristöfel</w:t>
      </w:r>
      <w:proofErr w:type="spellEnd"/>
      <w:r w:rsidR="002D77F8" w:rsidRPr="000B41F6">
        <w:rPr>
          <w:rFonts w:ascii="Times New Roman" w:hAnsi="Times New Roman" w:cs="Times New Roman"/>
          <w:color w:val="000000" w:themeColor="text1"/>
          <w:sz w:val="24"/>
          <w:szCs w:val="24"/>
        </w:rPr>
        <w:t xml:space="preserve"> et al., 2014). </w:t>
      </w:r>
      <w:r w:rsidR="00FB51E6" w:rsidRPr="000B41F6">
        <w:rPr>
          <w:rFonts w:ascii="Times New Roman" w:hAnsi="Times New Roman" w:cs="Times New Roman"/>
          <w:color w:val="000000" w:themeColor="text1"/>
          <w:sz w:val="24"/>
          <w:szCs w:val="24"/>
        </w:rPr>
        <w:t xml:space="preserve">Further, </w:t>
      </w:r>
      <w:r w:rsidR="00FB51E6" w:rsidRPr="000B41F6">
        <w:rPr>
          <w:rFonts w:ascii="Times New Roman" w:hAnsi="Times New Roman" w:cs="Times New Roman"/>
          <w:color w:val="000000" w:themeColor="text1"/>
          <w:sz w:val="24"/>
          <w:szCs w:val="24"/>
          <w:lang w:val="en-US"/>
        </w:rPr>
        <w:t>t</w:t>
      </w:r>
      <w:r w:rsidR="00E24D48" w:rsidRPr="000B41F6">
        <w:rPr>
          <w:rFonts w:ascii="Times New Roman" w:hAnsi="Times New Roman" w:cs="Times New Roman"/>
          <w:color w:val="000000" w:themeColor="text1"/>
          <w:sz w:val="24"/>
          <w:szCs w:val="24"/>
          <w:lang w:val="en-US"/>
        </w:rPr>
        <w:t xml:space="preserve">he North Pacific Paper Co. (NORPAC) filed a petition with the United States International Trade Commission (USITC) on Aug. 9, 2017, alleging that Canadian manufacturers were dumping uncoated groundwood paper (UGW, or newsprint) and that the Canadian and provincial governments were </w:t>
      </w:r>
      <w:r w:rsidR="00FB51E6" w:rsidRPr="000B41F6">
        <w:rPr>
          <w:rFonts w:ascii="Times New Roman" w:hAnsi="Times New Roman" w:cs="Times New Roman"/>
          <w:color w:val="000000" w:themeColor="text1"/>
          <w:sz w:val="24"/>
          <w:szCs w:val="24"/>
          <w:lang w:val="en-US"/>
        </w:rPr>
        <w:t>subsidizing</w:t>
      </w:r>
      <w:r w:rsidR="00E24D48" w:rsidRPr="000B41F6">
        <w:rPr>
          <w:rFonts w:ascii="Times New Roman" w:hAnsi="Times New Roman" w:cs="Times New Roman"/>
          <w:color w:val="000000" w:themeColor="text1"/>
          <w:sz w:val="24"/>
          <w:szCs w:val="24"/>
          <w:lang w:val="en-US"/>
        </w:rPr>
        <w:t xml:space="preserve"> it</w:t>
      </w:r>
      <w:r w:rsidR="00FB51E6" w:rsidRPr="000B41F6">
        <w:rPr>
          <w:rFonts w:ascii="Times New Roman" w:hAnsi="Times New Roman" w:cs="Times New Roman"/>
          <w:color w:val="000000" w:themeColor="text1"/>
          <w:sz w:val="24"/>
          <w:szCs w:val="24"/>
          <w:lang w:val="en-US"/>
        </w:rPr>
        <w:t xml:space="preserve"> (Beaulieu, 2018). </w:t>
      </w:r>
      <w:ins w:id="67" w:author="Abhijit Sharma" w:date="2022-05-29T17:47:00Z">
        <w:r w:rsidR="0036041A">
          <w:rPr>
            <w:rFonts w:ascii="Times New Roman" w:hAnsi="Times New Roman" w:cs="Times New Roman"/>
            <w:color w:val="000000" w:themeColor="text1"/>
            <w:sz w:val="24"/>
            <w:szCs w:val="24"/>
            <w:lang w:val="en-US"/>
          </w:rPr>
          <w:t xml:space="preserve">How is this relevant here? </w:t>
        </w:r>
      </w:ins>
    </w:p>
    <w:p w14:paraId="08BC67CF" w14:textId="638E38E0" w:rsidR="003D4387" w:rsidRPr="000B41F6" w:rsidRDefault="003D4387" w:rsidP="000B41F6">
      <w:pPr>
        <w:spacing w:line="480" w:lineRule="auto"/>
        <w:contextualSpacing/>
        <w:rPr>
          <w:rFonts w:ascii="Times New Roman" w:hAnsi="Times New Roman" w:cs="Times New Roman"/>
          <w:color w:val="000000" w:themeColor="text1"/>
          <w:sz w:val="24"/>
          <w:szCs w:val="24"/>
        </w:rPr>
      </w:pPr>
    </w:p>
    <w:p w14:paraId="4DF4197C" w14:textId="77777777" w:rsidR="0092178D" w:rsidRPr="000B41F6" w:rsidRDefault="0092178D" w:rsidP="000B41F6">
      <w:pPr>
        <w:spacing w:line="480" w:lineRule="auto"/>
        <w:contextualSpacing/>
        <w:rPr>
          <w:rFonts w:ascii="Times New Roman" w:hAnsi="Times New Roman" w:cs="Times New Roman"/>
          <w:color w:val="000000" w:themeColor="text1"/>
          <w:sz w:val="24"/>
          <w:szCs w:val="24"/>
        </w:rPr>
      </w:pPr>
    </w:p>
    <w:p w14:paraId="1CB44662" w14:textId="2A5C7CE8" w:rsidR="00FA68C1" w:rsidRPr="001B24F1" w:rsidRDefault="001B24F1" w:rsidP="001B24F1">
      <w:pPr>
        <w:pStyle w:val="Heading1"/>
        <w:jc w:val="center"/>
      </w:pPr>
      <w:bookmarkStart w:id="68" w:name="_Toc101072328"/>
      <w:r>
        <w:t>2.</w:t>
      </w:r>
      <w:r w:rsidR="004A6E9A" w:rsidRPr="001B24F1">
        <w:t>Motivation</w:t>
      </w:r>
      <w:bookmarkEnd w:id="68"/>
    </w:p>
    <w:p w14:paraId="238598D0" w14:textId="42B4B121" w:rsidR="002519DB" w:rsidRDefault="002519DB" w:rsidP="000B41F6">
      <w:pPr>
        <w:spacing w:line="480" w:lineRule="auto"/>
        <w:contextualSpacing/>
        <w:rPr>
          <w:ins w:id="69" w:author="Abhijit Sharma" w:date="2022-05-29T17:48:00Z"/>
          <w:rFonts w:ascii="Times New Roman" w:hAnsi="Times New Roman" w:cs="Times New Roman"/>
          <w:b/>
          <w:bCs/>
          <w:color w:val="000000" w:themeColor="text1"/>
          <w:sz w:val="24"/>
          <w:szCs w:val="24"/>
        </w:rPr>
      </w:pPr>
    </w:p>
    <w:p w14:paraId="28FC14A2" w14:textId="4F165AC8" w:rsidR="00B2256B" w:rsidRPr="000B41F6" w:rsidRDefault="00B2256B" w:rsidP="000B41F6">
      <w:pPr>
        <w:spacing w:line="480" w:lineRule="auto"/>
        <w:contextualSpacing/>
        <w:rPr>
          <w:rFonts w:ascii="Times New Roman" w:hAnsi="Times New Roman" w:cs="Times New Roman"/>
          <w:b/>
          <w:bCs/>
          <w:color w:val="000000" w:themeColor="text1"/>
          <w:sz w:val="24"/>
          <w:szCs w:val="24"/>
        </w:rPr>
      </w:pPr>
      <w:ins w:id="70" w:author="Abhijit Sharma" w:date="2022-05-29T17:48:00Z">
        <w:r>
          <w:rPr>
            <w:rFonts w:ascii="Times New Roman" w:hAnsi="Times New Roman" w:cs="Times New Roman"/>
            <w:b/>
            <w:bCs/>
            <w:color w:val="000000" w:themeColor="text1"/>
            <w:sz w:val="24"/>
            <w:szCs w:val="24"/>
          </w:rPr>
          <w:t>Use present continuous tense if possible please, not past tense</w:t>
        </w:r>
      </w:ins>
      <w:ins w:id="71" w:author="Abhijit Sharma" w:date="2022-05-29T17:49:00Z">
        <w:r w:rsidR="007A684E">
          <w:rPr>
            <w:rFonts w:ascii="Times New Roman" w:hAnsi="Times New Roman" w:cs="Times New Roman"/>
            <w:b/>
            <w:bCs/>
            <w:color w:val="000000" w:themeColor="text1"/>
            <w:sz w:val="24"/>
            <w:szCs w:val="24"/>
          </w:rPr>
          <w:t>,</w:t>
        </w:r>
      </w:ins>
      <w:ins w:id="72" w:author="Abhijit Sharma" w:date="2022-05-29T17:48:00Z">
        <w:r>
          <w:rPr>
            <w:rFonts w:ascii="Times New Roman" w:hAnsi="Times New Roman" w:cs="Times New Roman"/>
            <w:b/>
            <w:bCs/>
            <w:color w:val="000000" w:themeColor="text1"/>
            <w:sz w:val="24"/>
            <w:szCs w:val="24"/>
          </w:rPr>
          <w:t xml:space="preserve"> and don’t refer to yourself in t</w:t>
        </w:r>
      </w:ins>
      <w:ins w:id="73" w:author="Abhijit Sharma" w:date="2022-05-29T17:49:00Z">
        <w:r>
          <w:rPr>
            <w:rFonts w:ascii="Times New Roman" w:hAnsi="Times New Roman" w:cs="Times New Roman"/>
            <w:b/>
            <w:bCs/>
            <w:color w:val="000000" w:themeColor="text1"/>
            <w:sz w:val="24"/>
            <w:szCs w:val="24"/>
          </w:rPr>
          <w:t xml:space="preserve">he third person. </w:t>
        </w:r>
      </w:ins>
    </w:p>
    <w:p w14:paraId="79975FBB" w14:textId="65CCAC1A" w:rsidR="008870AD" w:rsidRPr="000B41F6" w:rsidRDefault="00206E1A" w:rsidP="000B41F6">
      <w:pPr>
        <w:spacing w:line="480" w:lineRule="auto"/>
        <w:contextualSpacing/>
        <w:rPr>
          <w:rFonts w:ascii="Times New Roman" w:hAnsi="Times New Roman" w:cs="Times New Roman"/>
          <w:color w:val="000000" w:themeColor="text1"/>
          <w:sz w:val="24"/>
          <w:szCs w:val="24"/>
          <w:shd w:val="clear" w:color="auto" w:fill="FFFFFF"/>
        </w:rPr>
      </w:pPr>
      <w:ins w:id="74" w:author="Abhijit Sharma" w:date="2022-05-29T17:47:00Z">
        <w:r>
          <w:rPr>
            <w:rFonts w:ascii="Times New Roman" w:hAnsi="Times New Roman" w:cs="Times New Roman"/>
            <w:color w:val="000000" w:themeColor="text1"/>
            <w:sz w:val="24"/>
            <w:szCs w:val="24"/>
          </w:rPr>
          <w:t>Why are parts of this not in the intro</w:t>
        </w:r>
      </w:ins>
      <w:ins w:id="75" w:author="Abhijit Sharma" w:date="2022-05-29T17:48:00Z">
        <w:r>
          <w:rPr>
            <w:rFonts w:ascii="Times New Roman" w:hAnsi="Times New Roman" w:cs="Times New Roman"/>
            <w:color w:val="000000" w:themeColor="text1"/>
            <w:sz w:val="24"/>
            <w:szCs w:val="24"/>
          </w:rPr>
          <w:t xml:space="preserve">? </w:t>
        </w:r>
      </w:ins>
      <w:r w:rsidR="00A97614" w:rsidRPr="000B41F6">
        <w:rPr>
          <w:rFonts w:ascii="Times New Roman" w:hAnsi="Times New Roman" w:cs="Times New Roman"/>
          <w:color w:val="000000" w:themeColor="text1"/>
          <w:sz w:val="24"/>
          <w:szCs w:val="24"/>
        </w:rPr>
        <w:t>Th</w:t>
      </w:r>
      <w:ins w:id="76" w:author="Abhijit Sharma" w:date="2022-05-29T17:48:00Z">
        <w:r w:rsidR="00B2256B">
          <w:rPr>
            <w:rFonts w:ascii="Times New Roman" w:hAnsi="Times New Roman" w:cs="Times New Roman"/>
            <w:color w:val="000000" w:themeColor="text1"/>
            <w:sz w:val="24"/>
            <w:szCs w:val="24"/>
          </w:rPr>
          <w:t>is</w:t>
        </w:r>
      </w:ins>
      <w:del w:id="77" w:author="Abhijit Sharma" w:date="2022-05-29T17:48:00Z">
        <w:r w:rsidR="00A97614" w:rsidRPr="000B41F6" w:rsidDel="00B2256B">
          <w:rPr>
            <w:rFonts w:ascii="Times New Roman" w:hAnsi="Times New Roman" w:cs="Times New Roman"/>
            <w:color w:val="000000" w:themeColor="text1"/>
            <w:sz w:val="24"/>
            <w:szCs w:val="24"/>
          </w:rPr>
          <w:delText>e</w:delText>
        </w:r>
      </w:del>
      <w:r w:rsidR="00A97614" w:rsidRPr="000B41F6">
        <w:rPr>
          <w:rFonts w:ascii="Times New Roman" w:hAnsi="Times New Roman" w:cs="Times New Roman"/>
          <w:color w:val="000000" w:themeColor="text1"/>
          <w:sz w:val="24"/>
          <w:szCs w:val="24"/>
        </w:rPr>
        <w:t xml:space="preserve"> study </w:t>
      </w:r>
      <w:del w:id="78" w:author="Abhijit Sharma" w:date="2022-05-29T17:48:00Z">
        <w:r w:rsidR="00A97614" w:rsidRPr="000B41F6" w:rsidDel="00B2256B">
          <w:rPr>
            <w:rFonts w:ascii="Times New Roman" w:hAnsi="Times New Roman" w:cs="Times New Roman"/>
            <w:color w:val="000000" w:themeColor="text1"/>
            <w:sz w:val="24"/>
            <w:szCs w:val="24"/>
          </w:rPr>
          <w:delText xml:space="preserve">was </w:delText>
        </w:r>
      </w:del>
      <w:ins w:id="79" w:author="Abhijit Sharma" w:date="2022-05-29T17:48:00Z">
        <w:r w:rsidR="00B2256B">
          <w:rPr>
            <w:rFonts w:ascii="Times New Roman" w:hAnsi="Times New Roman" w:cs="Times New Roman"/>
            <w:color w:val="000000" w:themeColor="text1"/>
            <w:sz w:val="24"/>
            <w:szCs w:val="24"/>
          </w:rPr>
          <w:t>is</w:t>
        </w:r>
        <w:r w:rsidR="00B2256B" w:rsidRPr="000B41F6">
          <w:rPr>
            <w:rFonts w:ascii="Times New Roman" w:hAnsi="Times New Roman" w:cs="Times New Roman"/>
            <w:color w:val="000000" w:themeColor="text1"/>
            <w:sz w:val="24"/>
            <w:szCs w:val="24"/>
          </w:rPr>
          <w:t xml:space="preserve"> </w:t>
        </w:r>
      </w:ins>
      <w:r w:rsidR="00A97614" w:rsidRPr="000B41F6">
        <w:rPr>
          <w:rFonts w:ascii="Times New Roman" w:hAnsi="Times New Roman" w:cs="Times New Roman"/>
          <w:color w:val="000000" w:themeColor="text1"/>
          <w:sz w:val="24"/>
          <w:szCs w:val="24"/>
        </w:rPr>
        <w:t xml:space="preserve">driven by a strong desire to investigate how the US paper market operates as a price-leading market. With the </w:t>
      </w:r>
      <w:ins w:id="80" w:author="Abhijit Sharma" w:date="2022-05-29T17:48:00Z">
        <w:r w:rsidR="00B2256B">
          <w:rPr>
            <w:rFonts w:ascii="Times New Roman" w:hAnsi="Times New Roman" w:cs="Times New Roman"/>
            <w:color w:val="000000" w:themeColor="text1"/>
            <w:sz w:val="24"/>
            <w:szCs w:val="24"/>
          </w:rPr>
          <w:t xml:space="preserve">US being the </w:t>
        </w:r>
      </w:ins>
      <w:r w:rsidR="00A97614" w:rsidRPr="000B41F6">
        <w:rPr>
          <w:rFonts w:ascii="Times New Roman" w:hAnsi="Times New Roman" w:cs="Times New Roman"/>
          <w:color w:val="000000" w:themeColor="text1"/>
          <w:sz w:val="24"/>
          <w:szCs w:val="24"/>
        </w:rPr>
        <w:t xml:space="preserve">world's second-biggest paper-producing country and one that houses the world's largest paper-producing firms, </w:t>
      </w:r>
      <w:del w:id="81" w:author="Abhijit Sharma" w:date="2022-05-29T17:48:00Z">
        <w:r w:rsidR="00A9439D" w:rsidRPr="000B41F6" w:rsidDel="00B2256B">
          <w:rPr>
            <w:rFonts w:ascii="Times New Roman" w:hAnsi="Times New Roman" w:cs="Times New Roman"/>
            <w:color w:val="000000" w:themeColor="text1"/>
            <w:sz w:val="24"/>
            <w:szCs w:val="24"/>
          </w:rPr>
          <w:delText xml:space="preserve">the author is </w:delText>
        </w:r>
        <w:r w:rsidR="00A97614" w:rsidRPr="000B41F6" w:rsidDel="00B2256B">
          <w:rPr>
            <w:rFonts w:ascii="Times New Roman" w:hAnsi="Times New Roman" w:cs="Times New Roman"/>
            <w:color w:val="000000" w:themeColor="text1"/>
            <w:sz w:val="24"/>
            <w:szCs w:val="24"/>
          </w:rPr>
          <w:delText xml:space="preserve">curious about the </w:delText>
        </w:r>
      </w:del>
      <w:ins w:id="82" w:author="Abhijit Sharma" w:date="2022-05-29T17:48:00Z">
        <w:r w:rsidR="00B2256B">
          <w:rPr>
            <w:rFonts w:ascii="Times New Roman" w:hAnsi="Times New Roman" w:cs="Times New Roman"/>
            <w:color w:val="000000" w:themeColor="text1"/>
            <w:sz w:val="24"/>
            <w:szCs w:val="24"/>
          </w:rPr>
          <w:t xml:space="preserve">we aim to investigate </w:t>
        </w:r>
      </w:ins>
      <w:r w:rsidR="00A97614" w:rsidRPr="000B41F6">
        <w:rPr>
          <w:rFonts w:ascii="Times New Roman" w:hAnsi="Times New Roman" w:cs="Times New Roman"/>
          <w:color w:val="000000" w:themeColor="text1"/>
          <w:sz w:val="24"/>
          <w:szCs w:val="24"/>
        </w:rPr>
        <w:t xml:space="preserve">degree of market connection and how quickly </w:t>
      </w:r>
      <w:r w:rsidR="00A9439D" w:rsidRPr="000B41F6">
        <w:rPr>
          <w:rFonts w:ascii="Times New Roman" w:hAnsi="Times New Roman" w:cs="Times New Roman"/>
          <w:color w:val="000000" w:themeColor="text1"/>
          <w:sz w:val="24"/>
          <w:szCs w:val="24"/>
        </w:rPr>
        <w:t xml:space="preserve">a group of </w:t>
      </w:r>
      <w:r w:rsidR="00A97614" w:rsidRPr="000B41F6">
        <w:rPr>
          <w:rFonts w:ascii="Times New Roman" w:hAnsi="Times New Roman" w:cs="Times New Roman"/>
          <w:color w:val="000000" w:themeColor="text1"/>
          <w:sz w:val="24"/>
          <w:szCs w:val="24"/>
        </w:rPr>
        <w:t xml:space="preserve">related paper-product prices converge. </w:t>
      </w:r>
      <w:r w:rsidR="000B00EF" w:rsidRPr="000B41F6">
        <w:rPr>
          <w:rFonts w:ascii="Times New Roman" w:hAnsi="Times New Roman" w:cs="Times New Roman"/>
          <w:color w:val="000000" w:themeColor="text1"/>
          <w:sz w:val="24"/>
          <w:szCs w:val="24"/>
        </w:rPr>
        <w:t>Further, </w:t>
      </w:r>
      <w:del w:id="83" w:author="Abhijit Sharma" w:date="2022-05-29T17:49:00Z">
        <w:r w:rsidR="000B00EF" w:rsidRPr="000B41F6" w:rsidDel="00F75A95">
          <w:rPr>
            <w:rFonts w:ascii="Times New Roman" w:hAnsi="Times New Roman" w:cs="Times New Roman"/>
            <w:color w:val="000000" w:themeColor="text1"/>
            <w:sz w:val="24"/>
            <w:szCs w:val="24"/>
          </w:rPr>
          <w:delText xml:space="preserve">then </w:delText>
        </w:r>
      </w:del>
      <w:ins w:id="84" w:author="Abhijit Sharma" w:date="2022-05-29T17:49:00Z">
        <w:r w:rsidR="00F75A95">
          <w:rPr>
            <w:rFonts w:ascii="Times New Roman" w:hAnsi="Times New Roman" w:cs="Times New Roman"/>
            <w:color w:val="000000" w:themeColor="text1"/>
            <w:sz w:val="24"/>
            <w:szCs w:val="24"/>
          </w:rPr>
          <w:t>rather</w:t>
        </w:r>
        <w:r w:rsidR="00D66170">
          <w:rPr>
            <w:rFonts w:ascii="Times New Roman" w:hAnsi="Times New Roman" w:cs="Times New Roman"/>
            <w:color w:val="000000" w:themeColor="text1"/>
            <w:sz w:val="24"/>
            <w:szCs w:val="24"/>
          </w:rPr>
          <w:t xml:space="preserve"> than</w:t>
        </w:r>
        <w:r w:rsidR="00F75A95" w:rsidRPr="000B41F6">
          <w:rPr>
            <w:rFonts w:ascii="Times New Roman" w:hAnsi="Times New Roman" w:cs="Times New Roman"/>
            <w:color w:val="000000" w:themeColor="text1"/>
            <w:sz w:val="24"/>
            <w:szCs w:val="24"/>
          </w:rPr>
          <w:t xml:space="preserve"> </w:t>
        </w:r>
      </w:ins>
      <w:r w:rsidR="000B00EF" w:rsidRPr="000B41F6">
        <w:rPr>
          <w:rFonts w:ascii="Times New Roman" w:hAnsi="Times New Roman" w:cs="Times New Roman"/>
          <w:color w:val="000000" w:themeColor="text1"/>
          <w:sz w:val="24"/>
          <w:szCs w:val="24"/>
        </w:rPr>
        <w:t>just recognizing a long-run correlation, an estimate of the convergence rate aids insight into the informational efficiency (</w:t>
      </w:r>
      <w:proofErr w:type="spellStart"/>
      <w:r w:rsidR="000B00EF" w:rsidRPr="000B41F6">
        <w:rPr>
          <w:rFonts w:ascii="Times New Roman" w:hAnsi="Times New Roman" w:cs="Times New Roman"/>
          <w:color w:val="000000" w:themeColor="text1"/>
          <w:sz w:val="24"/>
          <w:szCs w:val="24"/>
        </w:rPr>
        <w:t>Pesaran</w:t>
      </w:r>
      <w:proofErr w:type="spellEnd"/>
      <w:r w:rsidR="000B00EF" w:rsidRPr="000B41F6">
        <w:rPr>
          <w:rFonts w:ascii="Times New Roman" w:hAnsi="Times New Roman" w:cs="Times New Roman"/>
          <w:color w:val="000000" w:themeColor="text1"/>
          <w:sz w:val="24"/>
          <w:szCs w:val="24"/>
        </w:rPr>
        <w:t xml:space="preserve"> &amp; Shin, 1996).</w:t>
      </w:r>
      <w:ins w:id="85" w:author="Abhijit Sharma" w:date="2022-05-29T17:49:00Z">
        <w:r w:rsidR="00F54950">
          <w:rPr>
            <w:rFonts w:ascii="Times New Roman" w:hAnsi="Times New Roman" w:cs="Times New Roman"/>
            <w:color w:val="000000" w:themeColor="text1"/>
            <w:sz w:val="24"/>
            <w:szCs w:val="24"/>
          </w:rPr>
          <w:t xml:space="preserve"> Badly argued – rewrite.</w:t>
        </w:r>
      </w:ins>
      <w:r w:rsidR="000B00EF" w:rsidRPr="000B41F6">
        <w:rPr>
          <w:rFonts w:ascii="Times New Roman" w:hAnsi="Times New Roman" w:cs="Times New Roman"/>
          <w:color w:val="000000" w:themeColor="text1"/>
          <w:sz w:val="24"/>
          <w:szCs w:val="24"/>
        </w:rPr>
        <w:t xml:space="preserve"> </w:t>
      </w:r>
      <w:del w:id="86" w:author="Abhijit Sharma" w:date="2022-05-29T17:49:00Z">
        <w:r w:rsidR="002519DB" w:rsidRPr="000B41F6" w:rsidDel="00F54950">
          <w:rPr>
            <w:rFonts w:ascii="Times New Roman" w:hAnsi="Times New Roman" w:cs="Times New Roman"/>
            <w:color w:val="000000" w:themeColor="text1"/>
            <w:sz w:val="24"/>
            <w:szCs w:val="24"/>
          </w:rPr>
          <w:delText xml:space="preserve">The paper hopes </w:delText>
        </w:r>
        <w:r w:rsidR="00A97614" w:rsidRPr="000B41F6" w:rsidDel="00F54950">
          <w:rPr>
            <w:rFonts w:ascii="Times New Roman" w:hAnsi="Times New Roman" w:cs="Times New Roman"/>
            <w:color w:val="000000" w:themeColor="text1"/>
            <w:sz w:val="24"/>
            <w:szCs w:val="24"/>
          </w:rPr>
          <w:delText>that</w:delText>
        </w:r>
      </w:del>
      <w:ins w:id="87" w:author="Abhijit Sharma" w:date="2022-05-29T17:49:00Z">
        <w:r w:rsidR="00F54950">
          <w:rPr>
            <w:rFonts w:ascii="Times New Roman" w:hAnsi="Times New Roman" w:cs="Times New Roman"/>
            <w:color w:val="000000" w:themeColor="text1"/>
            <w:sz w:val="24"/>
            <w:szCs w:val="24"/>
          </w:rPr>
          <w:t>We investigate whether</w:t>
        </w:r>
      </w:ins>
      <w:r w:rsidR="00A97614" w:rsidRPr="000B41F6">
        <w:rPr>
          <w:rFonts w:ascii="Times New Roman" w:hAnsi="Times New Roman" w:cs="Times New Roman"/>
          <w:color w:val="000000" w:themeColor="text1"/>
          <w:sz w:val="24"/>
          <w:szCs w:val="24"/>
        </w:rPr>
        <w:t xml:space="preserve"> the degree of market connection may be measured by the pace of convergence and that a parallel analysis of the causing elements can provide a complete view of the problem.</w:t>
      </w:r>
      <w:ins w:id="88" w:author="Abhijit Sharma" w:date="2022-05-29T17:49:00Z">
        <w:r w:rsidR="003A034E">
          <w:rPr>
            <w:rFonts w:ascii="Times New Roman" w:hAnsi="Times New Roman" w:cs="Times New Roman"/>
            <w:color w:val="000000" w:themeColor="text1"/>
            <w:sz w:val="24"/>
            <w:szCs w:val="24"/>
          </w:rPr>
          <w:t xml:space="preserve"> Again – confusing and badly drafted</w:t>
        </w:r>
      </w:ins>
      <w:ins w:id="89" w:author="Abhijit Sharma" w:date="2022-05-29T17:50:00Z">
        <w:r w:rsidR="00B113FA">
          <w:rPr>
            <w:rFonts w:ascii="Times New Roman" w:hAnsi="Times New Roman" w:cs="Times New Roman"/>
            <w:color w:val="000000" w:themeColor="text1"/>
            <w:sz w:val="24"/>
            <w:szCs w:val="24"/>
          </w:rPr>
          <w:t xml:space="preserve"> line.</w:t>
        </w:r>
      </w:ins>
      <w:r w:rsidR="00A97614" w:rsidRPr="000B41F6">
        <w:rPr>
          <w:rFonts w:ascii="Times New Roman" w:hAnsi="Times New Roman" w:cs="Times New Roman"/>
          <w:color w:val="000000" w:themeColor="text1"/>
          <w:sz w:val="24"/>
          <w:szCs w:val="24"/>
        </w:rPr>
        <w:t xml:space="preserve"> </w:t>
      </w:r>
      <w:r w:rsidR="00A9439D" w:rsidRPr="000B41F6">
        <w:rPr>
          <w:rFonts w:ascii="Times New Roman" w:hAnsi="Times New Roman" w:cs="Times New Roman"/>
          <w:color w:val="000000" w:themeColor="text1"/>
          <w:sz w:val="24"/>
          <w:szCs w:val="24"/>
        </w:rPr>
        <w:t xml:space="preserve">A recent study by </w:t>
      </w:r>
      <w:proofErr w:type="spellStart"/>
      <w:r w:rsidR="008870AD" w:rsidRPr="000B41F6">
        <w:rPr>
          <w:rFonts w:ascii="Times New Roman" w:hAnsi="Times New Roman" w:cs="Times New Roman"/>
          <w:color w:val="000000" w:themeColor="text1"/>
          <w:sz w:val="24"/>
          <w:szCs w:val="24"/>
          <w:shd w:val="clear" w:color="auto" w:fill="FFFFFF"/>
        </w:rPr>
        <w:t>Størdal</w:t>
      </w:r>
      <w:proofErr w:type="spellEnd"/>
      <w:r w:rsidR="008870AD" w:rsidRPr="000B41F6">
        <w:rPr>
          <w:rFonts w:ascii="Times New Roman" w:hAnsi="Times New Roman" w:cs="Times New Roman"/>
          <w:color w:val="000000" w:themeColor="text1"/>
          <w:sz w:val="24"/>
          <w:szCs w:val="24"/>
          <w:shd w:val="clear" w:color="auto" w:fill="FFFFFF"/>
        </w:rPr>
        <w:t xml:space="preserve"> et al. (2021), mentions that when the WHO announced the </w:t>
      </w:r>
      <w:ins w:id="90" w:author="Abhijit Sharma" w:date="2022-05-29T17:51:00Z">
        <w:r w:rsidR="00AD4FED">
          <w:rPr>
            <w:rFonts w:ascii="Times New Roman" w:hAnsi="Times New Roman" w:cs="Times New Roman"/>
            <w:color w:val="000000" w:themeColor="text1"/>
            <w:sz w:val="24"/>
            <w:szCs w:val="24"/>
            <w:shd w:val="clear" w:color="auto" w:fill="FFFFFF"/>
          </w:rPr>
          <w:t xml:space="preserve">Covid 19 </w:t>
        </w:r>
      </w:ins>
      <w:r w:rsidR="008870AD" w:rsidRPr="000B41F6">
        <w:rPr>
          <w:rFonts w:ascii="Times New Roman" w:hAnsi="Times New Roman" w:cs="Times New Roman"/>
          <w:color w:val="000000" w:themeColor="text1"/>
          <w:sz w:val="24"/>
          <w:szCs w:val="24"/>
          <w:shd w:val="clear" w:color="auto" w:fill="FFFFFF"/>
        </w:rPr>
        <w:t xml:space="preserve">pandemic, the forestry subsector was hit more than the paper subsector, </w:t>
      </w:r>
      <w:r w:rsidR="008870AD" w:rsidRPr="000B41F6">
        <w:rPr>
          <w:rFonts w:ascii="Times New Roman" w:hAnsi="Times New Roman" w:cs="Times New Roman"/>
          <w:color w:val="000000" w:themeColor="text1"/>
          <w:sz w:val="24"/>
          <w:szCs w:val="24"/>
          <w:shd w:val="clear" w:color="auto" w:fill="FFFFFF"/>
        </w:rPr>
        <w:lastRenderedPageBreak/>
        <w:t xml:space="preserve">according to an event-study analysis of the forest products business in North America. During the year 2020, the systematic risk for the forestry subsector </w:t>
      </w:r>
      <w:del w:id="91" w:author="Abhijit Sharma" w:date="2022-05-29T17:51:00Z">
        <w:r w:rsidR="008870AD" w:rsidRPr="000B41F6" w:rsidDel="00FD2A33">
          <w:rPr>
            <w:rFonts w:ascii="Times New Roman" w:hAnsi="Times New Roman" w:cs="Times New Roman"/>
            <w:color w:val="000000" w:themeColor="text1"/>
            <w:sz w:val="24"/>
            <w:szCs w:val="24"/>
            <w:shd w:val="clear" w:color="auto" w:fill="FFFFFF"/>
          </w:rPr>
          <w:delText>tended to rise</w:delText>
        </w:r>
      </w:del>
      <w:ins w:id="92" w:author="Abhijit Sharma" w:date="2022-05-29T17:51:00Z">
        <w:r w:rsidR="00FD2A33">
          <w:rPr>
            <w:rFonts w:ascii="Times New Roman" w:hAnsi="Times New Roman" w:cs="Times New Roman"/>
            <w:color w:val="000000" w:themeColor="text1"/>
            <w:sz w:val="24"/>
            <w:szCs w:val="24"/>
            <w:shd w:val="clear" w:color="auto" w:fill="FFFFFF"/>
          </w:rPr>
          <w:t>rose</w:t>
        </w:r>
      </w:ins>
      <w:r w:rsidR="008870AD" w:rsidRPr="000B41F6">
        <w:rPr>
          <w:rFonts w:ascii="Times New Roman" w:hAnsi="Times New Roman" w:cs="Times New Roman"/>
          <w:color w:val="000000" w:themeColor="text1"/>
          <w:sz w:val="24"/>
          <w:szCs w:val="24"/>
          <w:shd w:val="clear" w:color="auto" w:fill="FFFFFF"/>
        </w:rPr>
        <w:t xml:space="preserve"> until October</w:t>
      </w:r>
      <w:ins w:id="93" w:author="Abhijit Sharma" w:date="2022-05-29T17:51:00Z">
        <w:r w:rsidR="00FD2A33">
          <w:rPr>
            <w:rFonts w:ascii="Times New Roman" w:hAnsi="Times New Roman" w:cs="Times New Roman"/>
            <w:color w:val="000000" w:themeColor="text1"/>
            <w:sz w:val="24"/>
            <w:szCs w:val="24"/>
            <w:shd w:val="clear" w:color="auto" w:fill="FFFFFF"/>
          </w:rPr>
          <w:t xml:space="preserve"> (source?)</w:t>
        </w:r>
      </w:ins>
      <w:r w:rsidR="008870AD" w:rsidRPr="000B41F6">
        <w:rPr>
          <w:rFonts w:ascii="Times New Roman" w:hAnsi="Times New Roman" w:cs="Times New Roman"/>
          <w:color w:val="000000" w:themeColor="text1"/>
          <w:sz w:val="24"/>
          <w:szCs w:val="24"/>
          <w:shd w:val="clear" w:color="auto" w:fill="FFFFFF"/>
        </w:rPr>
        <w:t>. This influence was especially noticeable in America</w:t>
      </w:r>
      <w:r w:rsidR="004975D4" w:rsidRPr="000B41F6">
        <w:rPr>
          <w:rFonts w:ascii="Times New Roman" w:hAnsi="Times New Roman" w:cs="Times New Roman"/>
          <w:color w:val="000000" w:themeColor="text1"/>
          <w:sz w:val="24"/>
          <w:szCs w:val="24"/>
          <w:shd w:val="clear" w:color="auto" w:fill="FFFFFF"/>
        </w:rPr>
        <w:t>n forest-related industries</w:t>
      </w:r>
      <w:r w:rsidR="008870AD" w:rsidRPr="000B41F6">
        <w:rPr>
          <w:rFonts w:ascii="Times New Roman" w:hAnsi="Times New Roman" w:cs="Times New Roman"/>
          <w:color w:val="000000" w:themeColor="text1"/>
          <w:sz w:val="24"/>
          <w:szCs w:val="24"/>
          <w:shd w:val="clear" w:color="auto" w:fill="FFFFFF"/>
        </w:rPr>
        <w:t>. The impact on the paper industry, on the other hand, was more consistent.</w:t>
      </w:r>
      <w:r w:rsidR="002519DB" w:rsidRPr="000B41F6">
        <w:rPr>
          <w:rFonts w:ascii="Times New Roman" w:hAnsi="Times New Roman" w:cs="Times New Roman"/>
          <w:color w:val="000000" w:themeColor="text1"/>
          <w:sz w:val="24"/>
          <w:szCs w:val="24"/>
          <w:shd w:val="clear" w:color="auto" w:fill="FFFFFF"/>
        </w:rPr>
        <w:t xml:space="preserve"> </w:t>
      </w:r>
      <w:del w:id="94" w:author="Abhijit Sharma" w:date="2022-05-29T17:51:00Z">
        <w:r w:rsidR="002519DB" w:rsidRPr="000B41F6" w:rsidDel="003C6C7F">
          <w:rPr>
            <w:rFonts w:ascii="Times New Roman" w:hAnsi="Times New Roman" w:cs="Times New Roman"/>
            <w:color w:val="000000" w:themeColor="text1"/>
            <w:sz w:val="24"/>
            <w:szCs w:val="24"/>
            <w:shd w:val="clear" w:color="auto" w:fill="FFFFFF"/>
          </w:rPr>
          <w:delText>The author is keen</w:delText>
        </w:r>
      </w:del>
      <w:ins w:id="95" w:author="Abhijit Sharma" w:date="2022-05-29T17:51:00Z">
        <w:r w:rsidR="003C6C7F">
          <w:rPr>
            <w:rFonts w:ascii="Times New Roman" w:hAnsi="Times New Roman" w:cs="Times New Roman"/>
            <w:color w:val="000000" w:themeColor="text1"/>
            <w:sz w:val="24"/>
            <w:szCs w:val="24"/>
            <w:shd w:val="clear" w:color="auto" w:fill="FFFFFF"/>
          </w:rPr>
          <w:t>We wish</w:t>
        </w:r>
      </w:ins>
      <w:r w:rsidR="002519DB" w:rsidRPr="000B41F6">
        <w:rPr>
          <w:rFonts w:ascii="Times New Roman" w:hAnsi="Times New Roman" w:cs="Times New Roman"/>
          <w:color w:val="000000" w:themeColor="text1"/>
          <w:sz w:val="24"/>
          <w:szCs w:val="24"/>
          <w:shd w:val="clear" w:color="auto" w:fill="FFFFFF"/>
        </w:rPr>
        <w:t xml:space="preserve"> to identify why the pulp and paper industry reported a favourable impact irrespective </w:t>
      </w:r>
      <w:r w:rsidR="00E47F70" w:rsidRPr="000B41F6">
        <w:rPr>
          <w:rFonts w:ascii="Times New Roman" w:hAnsi="Times New Roman" w:cs="Times New Roman"/>
          <w:color w:val="000000" w:themeColor="text1"/>
          <w:sz w:val="24"/>
          <w:szCs w:val="24"/>
          <w:shd w:val="clear" w:color="auto" w:fill="FFFFFF"/>
        </w:rPr>
        <w:t xml:space="preserve">of the </w:t>
      </w:r>
      <w:del w:id="96" w:author="Abhijit Sharma" w:date="2022-05-29T17:51:00Z">
        <w:r w:rsidR="00E47F70" w:rsidRPr="000B41F6" w:rsidDel="003C6C7F">
          <w:rPr>
            <w:rFonts w:ascii="Times New Roman" w:hAnsi="Times New Roman" w:cs="Times New Roman"/>
            <w:color w:val="000000" w:themeColor="text1"/>
            <w:sz w:val="24"/>
            <w:szCs w:val="24"/>
            <w:shd w:val="clear" w:color="auto" w:fill="FFFFFF"/>
            <w:lang w:val="en-US"/>
          </w:rPr>
          <w:delText>upsetting</w:delText>
        </w:r>
        <w:r w:rsidR="00E47F70" w:rsidRPr="000B41F6" w:rsidDel="003C6C7F">
          <w:rPr>
            <w:rFonts w:ascii="Times New Roman" w:hAnsi="Times New Roman" w:cs="Times New Roman"/>
            <w:color w:val="000000" w:themeColor="text1"/>
            <w:sz w:val="24"/>
            <w:szCs w:val="24"/>
            <w:shd w:val="clear" w:color="auto" w:fill="FFFFFF"/>
          </w:rPr>
          <w:delText xml:space="preserve"> </w:delText>
        </w:r>
      </w:del>
      <w:ins w:id="97" w:author="Abhijit Sharma" w:date="2022-05-29T17:51:00Z">
        <w:r w:rsidR="003C6C7F">
          <w:rPr>
            <w:rFonts w:ascii="Times New Roman" w:hAnsi="Times New Roman" w:cs="Times New Roman"/>
            <w:color w:val="000000" w:themeColor="text1"/>
            <w:sz w:val="24"/>
            <w:szCs w:val="24"/>
            <w:shd w:val="clear" w:color="auto" w:fill="FFFFFF"/>
            <w:lang w:val="en-US"/>
          </w:rPr>
          <w:t>adverse</w:t>
        </w:r>
        <w:r w:rsidR="003C6C7F" w:rsidRPr="000B41F6">
          <w:rPr>
            <w:rFonts w:ascii="Times New Roman" w:hAnsi="Times New Roman" w:cs="Times New Roman"/>
            <w:color w:val="000000" w:themeColor="text1"/>
            <w:sz w:val="24"/>
            <w:szCs w:val="24"/>
            <w:shd w:val="clear" w:color="auto" w:fill="FFFFFF"/>
          </w:rPr>
          <w:t xml:space="preserve"> </w:t>
        </w:r>
      </w:ins>
      <w:r w:rsidR="00E47F70" w:rsidRPr="000B41F6">
        <w:rPr>
          <w:rFonts w:ascii="Times New Roman" w:hAnsi="Times New Roman" w:cs="Times New Roman"/>
          <w:color w:val="000000" w:themeColor="text1"/>
          <w:sz w:val="24"/>
          <w:szCs w:val="24"/>
          <w:shd w:val="clear" w:color="auto" w:fill="FFFFFF"/>
        </w:rPr>
        <w:t xml:space="preserve">effects of the </w:t>
      </w:r>
      <w:ins w:id="98" w:author="Abhijit Sharma" w:date="2022-05-29T17:51:00Z">
        <w:r w:rsidR="003C6C7F">
          <w:rPr>
            <w:rFonts w:ascii="Times New Roman" w:hAnsi="Times New Roman" w:cs="Times New Roman"/>
            <w:color w:val="000000" w:themeColor="text1"/>
            <w:sz w:val="24"/>
            <w:szCs w:val="24"/>
            <w:shd w:val="clear" w:color="auto" w:fill="FFFFFF"/>
          </w:rPr>
          <w:t xml:space="preserve">Covid 19 </w:t>
        </w:r>
      </w:ins>
      <w:r w:rsidR="008870AD" w:rsidRPr="000B41F6">
        <w:rPr>
          <w:rFonts w:ascii="Times New Roman" w:hAnsi="Times New Roman" w:cs="Times New Roman"/>
          <w:color w:val="000000" w:themeColor="text1"/>
          <w:sz w:val="24"/>
          <w:szCs w:val="24"/>
          <w:shd w:val="clear" w:color="auto" w:fill="FFFFFF"/>
        </w:rPr>
        <w:t xml:space="preserve">epidemic </w:t>
      </w:r>
      <w:r w:rsidR="002519DB" w:rsidRPr="000B41F6">
        <w:rPr>
          <w:rFonts w:ascii="Times New Roman" w:hAnsi="Times New Roman" w:cs="Times New Roman"/>
          <w:color w:val="000000" w:themeColor="text1"/>
          <w:sz w:val="24"/>
          <w:szCs w:val="24"/>
          <w:shd w:val="clear" w:color="auto" w:fill="FFFFFF"/>
        </w:rPr>
        <w:t xml:space="preserve">which </w:t>
      </w:r>
      <w:r w:rsidR="008870AD" w:rsidRPr="000B41F6">
        <w:rPr>
          <w:rFonts w:ascii="Times New Roman" w:hAnsi="Times New Roman" w:cs="Times New Roman"/>
          <w:color w:val="000000" w:themeColor="text1"/>
          <w:sz w:val="24"/>
          <w:szCs w:val="24"/>
          <w:shd w:val="clear" w:color="auto" w:fill="FFFFFF"/>
        </w:rPr>
        <w:t xml:space="preserve">had a significant impact on </w:t>
      </w:r>
      <w:r w:rsidR="002519DB" w:rsidRPr="000B41F6">
        <w:rPr>
          <w:rFonts w:ascii="Times New Roman" w:hAnsi="Times New Roman" w:cs="Times New Roman"/>
          <w:color w:val="000000" w:themeColor="text1"/>
          <w:sz w:val="24"/>
          <w:szCs w:val="24"/>
          <w:shd w:val="clear" w:color="auto" w:fill="FFFFFF"/>
        </w:rPr>
        <w:t xml:space="preserve">all sectors of </w:t>
      </w:r>
      <w:r w:rsidR="008870AD" w:rsidRPr="000B41F6">
        <w:rPr>
          <w:rFonts w:ascii="Times New Roman" w:hAnsi="Times New Roman" w:cs="Times New Roman"/>
          <w:color w:val="000000" w:themeColor="text1"/>
          <w:sz w:val="24"/>
          <w:szCs w:val="24"/>
          <w:shd w:val="clear" w:color="auto" w:fill="FFFFFF"/>
        </w:rPr>
        <w:t xml:space="preserve">the wood value chain. </w:t>
      </w:r>
    </w:p>
    <w:p w14:paraId="6E903257" w14:textId="77777777" w:rsidR="00E47F70" w:rsidRPr="000B41F6" w:rsidRDefault="00E47F70" w:rsidP="000B41F6">
      <w:pPr>
        <w:spacing w:line="480" w:lineRule="auto"/>
        <w:contextualSpacing/>
        <w:rPr>
          <w:rFonts w:ascii="Times New Roman" w:hAnsi="Times New Roman" w:cs="Times New Roman"/>
          <w:color w:val="000000" w:themeColor="text1"/>
          <w:sz w:val="24"/>
          <w:szCs w:val="24"/>
          <w:shd w:val="clear" w:color="auto" w:fill="FFFFFF"/>
        </w:rPr>
      </w:pPr>
    </w:p>
    <w:p w14:paraId="13FD483E" w14:textId="568F6B57" w:rsidR="00D16548" w:rsidRPr="000B41F6" w:rsidRDefault="008D1311"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shd w:val="clear" w:color="auto" w:fill="FFFFFF"/>
        </w:rPr>
        <w:t>Economists have found significant economic parallels between the coronavirus illness (</w:t>
      </w:r>
      <w:commentRangeStart w:id="99"/>
      <w:r w:rsidRPr="000B41F6">
        <w:rPr>
          <w:rFonts w:ascii="Times New Roman" w:hAnsi="Times New Roman" w:cs="Times New Roman"/>
          <w:color w:val="000000" w:themeColor="text1"/>
          <w:sz w:val="24"/>
          <w:szCs w:val="24"/>
          <w:shd w:val="clear" w:color="auto" w:fill="FFFFFF"/>
        </w:rPr>
        <w:t>COVID-19</w:t>
      </w:r>
      <w:commentRangeEnd w:id="99"/>
      <w:r w:rsidR="007D1544">
        <w:rPr>
          <w:rStyle w:val="CommentReference"/>
        </w:rPr>
        <w:commentReference w:id="99"/>
      </w:r>
      <w:r w:rsidRPr="000B41F6">
        <w:rPr>
          <w:rFonts w:ascii="Times New Roman" w:hAnsi="Times New Roman" w:cs="Times New Roman"/>
          <w:color w:val="000000" w:themeColor="text1"/>
          <w:sz w:val="24"/>
          <w:szCs w:val="24"/>
          <w:shd w:val="clear" w:color="auto" w:fill="FFFFFF"/>
        </w:rPr>
        <w:t>) and the 2008 "Global Financial Crisis"</w:t>
      </w:r>
      <w:r w:rsidR="00A9439D" w:rsidRPr="000B41F6">
        <w:rPr>
          <w:rFonts w:ascii="Times New Roman" w:hAnsi="Times New Roman" w:cs="Times New Roman"/>
          <w:color w:val="000000" w:themeColor="text1"/>
          <w:sz w:val="24"/>
          <w:szCs w:val="24"/>
        </w:rPr>
        <w:t xml:space="preserve"> </w:t>
      </w:r>
      <w:r w:rsidR="00D16548" w:rsidRPr="000B41F6">
        <w:rPr>
          <w:rFonts w:ascii="Times New Roman" w:hAnsi="Times New Roman" w:cs="Times New Roman"/>
          <w:color w:val="000000" w:themeColor="text1"/>
          <w:sz w:val="24"/>
          <w:szCs w:val="24"/>
        </w:rPr>
        <w:t xml:space="preserve">(GFC) or the economic recession </w:t>
      </w:r>
      <w:r w:rsidR="00D16548" w:rsidRPr="000B41F6">
        <w:rPr>
          <w:rFonts w:ascii="Times New Roman" w:hAnsi="Times New Roman" w:cs="Times New Roman"/>
          <w:color w:val="000000" w:themeColor="text1"/>
          <w:sz w:val="24"/>
          <w:szCs w:val="24"/>
          <w:shd w:val="clear" w:color="auto" w:fill="FFFFFF"/>
        </w:rPr>
        <w:t>(Strauss-Kahn, 2020)</w:t>
      </w:r>
      <w:r w:rsidR="00D16548" w:rsidRPr="000B41F6">
        <w:rPr>
          <w:rFonts w:ascii="Times New Roman" w:hAnsi="Times New Roman" w:cs="Times New Roman"/>
          <w:color w:val="000000" w:themeColor="text1"/>
          <w:sz w:val="24"/>
          <w:szCs w:val="24"/>
        </w:rPr>
        <w:t xml:space="preserve">. Varying from disruption in global supply chains, drops in the stock exchanges, </w:t>
      </w:r>
      <w:r w:rsidR="008B6E93" w:rsidRPr="000B41F6">
        <w:rPr>
          <w:rFonts w:ascii="Times New Roman" w:hAnsi="Times New Roman" w:cs="Times New Roman"/>
          <w:color w:val="000000" w:themeColor="text1"/>
          <w:sz w:val="24"/>
          <w:szCs w:val="24"/>
        </w:rPr>
        <w:t xml:space="preserve">in both the scenarios uncertainty and other concerns surfaced in the world's two largest economies, </w:t>
      </w:r>
      <w:r w:rsidR="00E47F70" w:rsidRPr="000B41F6">
        <w:rPr>
          <w:rFonts w:ascii="Times New Roman" w:hAnsi="Times New Roman" w:cs="Times New Roman"/>
          <w:color w:val="000000" w:themeColor="text1"/>
          <w:sz w:val="24"/>
          <w:szCs w:val="24"/>
        </w:rPr>
        <w:t xml:space="preserve">China and </w:t>
      </w:r>
      <w:r w:rsidR="008B6E93" w:rsidRPr="000B41F6">
        <w:rPr>
          <w:rFonts w:ascii="Times New Roman" w:hAnsi="Times New Roman" w:cs="Times New Roman"/>
          <w:color w:val="000000" w:themeColor="text1"/>
          <w:sz w:val="24"/>
          <w:szCs w:val="24"/>
        </w:rPr>
        <w:t>the United States, and then extended worldwide.</w:t>
      </w:r>
      <w:r w:rsidR="00E47F70" w:rsidRPr="000B41F6">
        <w:rPr>
          <w:rFonts w:ascii="Times New Roman" w:hAnsi="Times New Roman" w:cs="Times New Roman"/>
          <w:color w:val="000000" w:themeColor="text1"/>
          <w:sz w:val="24"/>
          <w:szCs w:val="24"/>
        </w:rPr>
        <w:t xml:space="preserve"> </w:t>
      </w:r>
      <w:ins w:id="100" w:author="Abhijit Sharma" w:date="2022-05-29T17:52:00Z">
        <w:r w:rsidR="001D5AE0">
          <w:rPr>
            <w:rFonts w:ascii="Times New Roman" w:hAnsi="Times New Roman" w:cs="Times New Roman"/>
            <w:color w:val="000000" w:themeColor="text1"/>
            <w:sz w:val="24"/>
            <w:szCs w:val="24"/>
          </w:rPr>
          <w:t>I disagree – the GFC did not have a massive impact, at least initially</w:t>
        </w:r>
      </w:ins>
      <w:ins w:id="101" w:author="Abhijit Sharma" w:date="2022-05-29T17:53:00Z">
        <w:r w:rsidR="001D5AE0">
          <w:rPr>
            <w:rFonts w:ascii="Times New Roman" w:hAnsi="Times New Roman" w:cs="Times New Roman"/>
            <w:color w:val="000000" w:themeColor="text1"/>
            <w:sz w:val="24"/>
            <w:szCs w:val="24"/>
          </w:rPr>
          <w:t>,</w:t>
        </w:r>
      </w:ins>
      <w:ins w:id="102" w:author="Abhijit Sharma" w:date="2022-05-29T17:52:00Z">
        <w:r w:rsidR="001D5AE0">
          <w:rPr>
            <w:rFonts w:ascii="Times New Roman" w:hAnsi="Times New Roman" w:cs="Times New Roman"/>
            <w:color w:val="000000" w:themeColor="text1"/>
            <w:sz w:val="24"/>
            <w:szCs w:val="24"/>
          </w:rPr>
          <w:t xml:space="preserve"> on China. </w:t>
        </w:r>
      </w:ins>
      <w:r w:rsidR="00E47F70" w:rsidRPr="000B41F6">
        <w:rPr>
          <w:rFonts w:ascii="Times New Roman" w:hAnsi="Times New Roman" w:cs="Times New Roman"/>
          <w:color w:val="000000" w:themeColor="text1"/>
          <w:sz w:val="24"/>
          <w:szCs w:val="24"/>
        </w:rPr>
        <w:t xml:space="preserve">Both of these occurrences can be classified as having a non-quantifiable risk that is difficult to trace, making their likelihood of occurrence and impact difficult to anticipate. </w:t>
      </w:r>
      <w:ins w:id="103" w:author="Abhijit Sharma" w:date="2022-05-29T17:53:00Z">
        <w:r w:rsidR="0053186E">
          <w:rPr>
            <w:rFonts w:ascii="Times New Roman" w:hAnsi="Times New Roman" w:cs="Times New Roman"/>
            <w:color w:val="000000" w:themeColor="text1"/>
            <w:sz w:val="24"/>
            <w:szCs w:val="24"/>
          </w:rPr>
          <w:t xml:space="preserve">Again you contradict your first para where you claimed markets reduce shocks. </w:t>
        </w:r>
      </w:ins>
      <w:r w:rsidR="00E47F70" w:rsidRPr="000B41F6">
        <w:rPr>
          <w:rFonts w:ascii="Times New Roman" w:hAnsi="Times New Roman" w:cs="Times New Roman"/>
          <w:color w:val="000000" w:themeColor="text1"/>
          <w:sz w:val="24"/>
          <w:szCs w:val="24"/>
        </w:rPr>
        <w:t xml:space="preserve">The World Pandemic Uncertainty Index, developed by the International Monetary Fund (IMF), and the Index of Global Economic Policy Uncertainty (GEPU), the latter of which stands at 348, are both above previous highs: those of the Great Recession (202 in October 2008), the European Sovereign Crisis in 2011 (similar), the Brexit Referendum (228 in June 2016) and US elections (235 in November 2016), and the Trade War, once again between the US and China (up to 342 </w:t>
      </w:r>
      <w:r w:rsidR="006021B1" w:rsidRPr="000B41F6">
        <w:rPr>
          <w:rFonts w:ascii="Times New Roman" w:hAnsi="Times New Roman" w:cs="Times New Roman"/>
          <w:color w:val="000000" w:themeColor="text1"/>
          <w:sz w:val="24"/>
          <w:szCs w:val="24"/>
        </w:rPr>
        <w:t>mid-2019</w:t>
      </w:r>
      <w:r w:rsidR="00E47F70" w:rsidRPr="000B41F6">
        <w:rPr>
          <w:rFonts w:ascii="Times New Roman" w:hAnsi="Times New Roman" w:cs="Times New Roman"/>
          <w:color w:val="000000" w:themeColor="text1"/>
          <w:sz w:val="24"/>
          <w:szCs w:val="24"/>
        </w:rPr>
        <w:t>).</w:t>
      </w:r>
      <w:r w:rsidR="00F60045" w:rsidRPr="000B41F6">
        <w:rPr>
          <w:rFonts w:ascii="Times New Roman" w:hAnsi="Times New Roman" w:cs="Times New Roman"/>
          <w:color w:val="000000" w:themeColor="text1"/>
          <w:sz w:val="24"/>
          <w:szCs w:val="24"/>
        </w:rPr>
        <w:t xml:space="preserve"> The first reductions in major country stock markets (up to one-fourth of their value) were comparable to both crises. In addition, both global recessions have been dubbed the worst since the Great Depression</w:t>
      </w:r>
      <w:r w:rsidR="00F60045" w:rsidRPr="000B41F6">
        <w:rPr>
          <w:rFonts w:ascii="Times New Roman" w:hAnsi="Times New Roman" w:cs="Times New Roman"/>
          <w:color w:val="000000" w:themeColor="text1"/>
          <w:sz w:val="24"/>
          <w:szCs w:val="24"/>
          <w:shd w:val="clear" w:color="auto" w:fill="FFFFFF"/>
        </w:rPr>
        <w:t xml:space="preserve"> (Chan, 2020)</w:t>
      </w:r>
      <w:r w:rsidR="00F60045" w:rsidRPr="000B41F6">
        <w:rPr>
          <w:rFonts w:ascii="Times New Roman" w:hAnsi="Times New Roman" w:cs="Times New Roman"/>
          <w:color w:val="000000" w:themeColor="text1"/>
          <w:sz w:val="24"/>
          <w:szCs w:val="24"/>
        </w:rPr>
        <w:t>.</w:t>
      </w:r>
      <w:r w:rsidR="008B6E93" w:rsidRPr="000B41F6">
        <w:rPr>
          <w:rFonts w:ascii="Times New Roman" w:hAnsi="Times New Roman" w:cs="Times New Roman"/>
          <w:color w:val="000000" w:themeColor="text1"/>
          <w:sz w:val="24"/>
          <w:szCs w:val="24"/>
        </w:rPr>
        <w:t xml:space="preserve"> </w:t>
      </w:r>
      <w:r w:rsidR="00F60045" w:rsidRPr="000B41F6">
        <w:rPr>
          <w:rFonts w:ascii="Times New Roman" w:hAnsi="Times New Roman" w:cs="Times New Roman"/>
          <w:color w:val="000000" w:themeColor="text1"/>
          <w:sz w:val="24"/>
          <w:szCs w:val="24"/>
        </w:rPr>
        <w:t xml:space="preserve">With the novel dataset </w:t>
      </w:r>
      <w:r w:rsidR="006021B1" w:rsidRPr="000B41F6">
        <w:rPr>
          <w:rFonts w:ascii="Times New Roman" w:hAnsi="Times New Roman" w:cs="Times New Roman"/>
          <w:color w:val="000000" w:themeColor="text1"/>
          <w:sz w:val="24"/>
          <w:szCs w:val="24"/>
        </w:rPr>
        <w:t xml:space="preserve">(2007-2010) </w:t>
      </w:r>
      <w:r w:rsidR="00F60045" w:rsidRPr="000B41F6">
        <w:rPr>
          <w:rFonts w:ascii="Times New Roman" w:hAnsi="Times New Roman" w:cs="Times New Roman"/>
          <w:color w:val="000000" w:themeColor="text1"/>
          <w:sz w:val="24"/>
          <w:szCs w:val="24"/>
        </w:rPr>
        <w:t xml:space="preserve">offered by </w:t>
      </w:r>
      <w:r w:rsidR="006021B1" w:rsidRPr="000B41F6">
        <w:rPr>
          <w:rFonts w:ascii="Times New Roman" w:hAnsi="Times New Roman" w:cs="Times New Roman"/>
          <w:color w:val="000000" w:themeColor="text1"/>
          <w:sz w:val="24"/>
          <w:szCs w:val="24"/>
        </w:rPr>
        <w:t xml:space="preserve">the </w:t>
      </w:r>
      <w:r w:rsidR="00F60045" w:rsidRPr="000B41F6">
        <w:rPr>
          <w:rFonts w:ascii="Times New Roman" w:hAnsi="Times New Roman" w:cs="Times New Roman"/>
          <w:color w:val="000000" w:themeColor="text1"/>
          <w:sz w:val="24"/>
          <w:szCs w:val="24"/>
        </w:rPr>
        <w:t xml:space="preserve">‘Billion Prices Project’ by the MIT, </w:t>
      </w:r>
      <w:r w:rsidR="006021B1" w:rsidRPr="000B41F6">
        <w:rPr>
          <w:rFonts w:ascii="Times New Roman" w:hAnsi="Times New Roman" w:cs="Times New Roman"/>
          <w:color w:val="000000" w:themeColor="text1"/>
          <w:sz w:val="24"/>
          <w:szCs w:val="24"/>
        </w:rPr>
        <w:t xml:space="preserve">the author is keen to analyse the market integration and </w:t>
      </w:r>
      <w:r w:rsidR="006021B1" w:rsidRPr="000B41F6">
        <w:rPr>
          <w:rFonts w:ascii="Times New Roman" w:hAnsi="Times New Roman" w:cs="Times New Roman"/>
          <w:color w:val="000000" w:themeColor="text1"/>
          <w:sz w:val="24"/>
          <w:szCs w:val="24"/>
        </w:rPr>
        <w:lastRenderedPageBreak/>
        <w:t xml:space="preserve">cointegration between prices in the paper industry which covers the global recession period, hoping to carry out similar research and compare the results for the COVID-19 period. </w:t>
      </w:r>
    </w:p>
    <w:p w14:paraId="201F196E" w14:textId="0145DE76" w:rsidR="00A97614" w:rsidRPr="000B41F6" w:rsidRDefault="00494FCC" w:rsidP="000B41F6">
      <w:pPr>
        <w:spacing w:line="480" w:lineRule="auto"/>
        <w:contextualSpacing/>
        <w:rPr>
          <w:rFonts w:ascii="Times New Roman" w:hAnsi="Times New Roman" w:cs="Times New Roman"/>
          <w:color w:val="000000" w:themeColor="text1"/>
          <w:sz w:val="24"/>
          <w:szCs w:val="24"/>
        </w:rPr>
      </w:pPr>
      <w:ins w:id="104" w:author="Abhijit Sharma" w:date="2022-05-29T17:53:00Z">
        <w:r>
          <w:rPr>
            <w:rFonts w:ascii="Times New Roman" w:hAnsi="Times New Roman" w:cs="Times New Roman"/>
            <w:color w:val="000000" w:themeColor="text1"/>
            <w:sz w:val="24"/>
            <w:szCs w:val="24"/>
          </w:rPr>
          <w:t xml:space="preserve">I cannot understand the structure of </w:t>
        </w:r>
      </w:ins>
      <w:ins w:id="105" w:author="Abhijit Sharma" w:date="2022-05-29T17:54:00Z">
        <w:r>
          <w:rPr>
            <w:rFonts w:ascii="Times New Roman" w:hAnsi="Times New Roman" w:cs="Times New Roman"/>
            <w:color w:val="000000" w:themeColor="text1"/>
            <w:sz w:val="24"/>
            <w:szCs w:val="24"/>
          </w:rPr>
          <w:t xml:space="preserve">your paper – random things appear (which may be relevant) but I am not sure why you present certain things in certain ways. </w:t>
        </w:r>
      </w:ins>
    </w:p>
    <w:p w14:paraId="0781BB82" w14:textId="77777777" w:rsidR="00FA1CAD" w:rsidRPr="000B41F6" w:rsidRDefault="00FA1CAD" w:rsidP="000B41F6">
      <w:pPr>
        <w:spacing w:line="480" w:lineRule="auto"/>
        <w:contextualSpacing/>
        <w:rPr>
          <w:rFonts w:ascii="Times New Roman" w:hAnsi="Times New Roman" w:cs="Times New Roman"/>
          <w:color w:val="000000" w:themeColor="text1"/>
          <w:sz w:val="24"/>
          <w:szCs w:val="24"/>
        </w:rPr>
      </w:pPr>
    </w:p>
    <w:p w14:paraId="219ED82C" w14:textId="0C6A73FC" w:rsidR="00102484" w:rsidRDefault="00A74CAA" w:rsidP="000B41F6">
      <w:pPr>
        <w:spacing w:line="480" w:lineRule="auto"/>
        <w:contextualSpacing/>
        <w:rPr>
          <w:rFonts w:ascii="Times New Roman" w:hAnsi="Times New Roman" w:cs="Times New Roman"/>
          <w:color w:val="000000" w:themeColor="text1"/>
          <w:sz w:val="24"/>
          <w:szCs w:val="24"/>
        </w:rPr>
      </w:pPr>
      <w:ins w:id="106" w:author="Abhijit Sharma" w:date="2022-05-29T17:56:00Z">
        <w:r>
          <w:rPr>
            <w:rFonts w:ascii="Times New Roman" w:hAnsi="Times New Roman" w:cs="Times New Roman"/>
            <w:color w:val="000000" w:themeColor="text1"/>
            <w:sz w:val="24"/>
            <w:szCs w:val="24"/>
          </w:rPr>
          <w:t xml:space="preserve">Again why isn’t some material from this para in your intro? </w:t>
        </w:r>
      </w:ins>
      <w:r w:rsidR="00FA1CAD" w:rsidRPr="000B41F6">
        <w:rPr>
          <w:rFonts w:ascii="Times New Roman" w:hAnsi="Times New Roman" w:cs="Times New Roman"/>
          <w:color w:val="000000" w:themeColor="text1"/>
          <w:sz w:val="24"/>
          <w:szCs w:val="24"/>
        </w:rPr>
        <w:t>The purpose of this research is to examine US paper markets with a focus</w:t>
      </w:r>
      <w:r w:rsidR="006021B1" w:rsidRPr="000B41F6">
        <w:rPr>
          <w:rFonts w:ascii="Times New Roman" w:hAnsi="Times New Roman" w:cs="Times New Roman"/>
          <w:color w:val="000000" w:themeColor="text1"/>
          <w:sz w:val="24"/>
          <w:szCs w:val="24"/>
        </w:rPr>
        <w:t xml:space="preserve"> on intermediate</w:t>
      </w:r>
      <w:r w:rsidR="00FA1CAD" w:rsidRPr="000B41F6">
        <w:rPr>
          <w:rFonts w:ascii="Times New Roman" w:hAnsi="Times New Roman" w:cs="Times New Roman"/>
          <w:color w:val="000000" w:themeColor="text1"/>
          <w:sz w:val="24"/>
          <w:szCs w:val="24"/>
        </w:rPr>
        <w:t xml:space="preserve"> material and </w:t>
      </w:r>
      <w:r w:rsidR="006021B1" w:rsidRPr="000B41F6">
        <w:rPr>
          <w:rFonts w:ascii="Times New Roman" w:hAnsi="Times New Roman" w:cs="Times New Roman"/>
          <w:color w:val="000000" w:themeColor="text1"/>
          <w:sz w:val="24"/>
          <w:szCs w:val="24"/>
        </w:rPr>
        <w:t>end-product</w:t>
      </w:r>
      <w:r w:rsidR="00FA1CAD" w:rsidRPr="000B41F6">
        <w:rPr>
          <w:rFonts w:ascii="Times New Roman" w:hAnsi="Times New Roman" w:cs="Times New Roman"/>
          <w:color w:val="000000" w:themeColor="text1"/>
          <w:sz w:val="24"/>
          <w:szCs w:val="24"/>
        </w:rPr>
        <w:t xml:space="preserve"> pricing. </w:t>
      </w:r>
      <w:r w:rsidR="00D91EC2" w:rsidRPr="000B41F6">
        <w:rPr>
          <w:rFonts w:ascii="Times New Roman" w:hAnsi="Times New Roman" w:cs="Times New Roman"/>
          <w:color w:val="000000" w:themeColor="text1"/>
          <w:sz w:val="24"/>
          <w:szCs w:val="24"/>
        </w:rPr>
        <w:t xml:space="preserve">Price data is frequently available in adequate temporal precision and timeframe for the forest-based industry. </w:t>
      </w:r>
      <w:ins w:id="107" w:author="Abhijit Sharma" w:date="2022-05-29T17:56:00Z">
        <w:r w:rsidR="00FC449F">
          <w:rPr>
            <w:rFonts w:ascii="Times New Roman" w:hAnsi="Times New Roman" w:cs="Times New Roman"/>
            <w:color w:val="000000" w:themeColor="text1"/>
            <w:sz w:val="24"/>
            <w:szCs w:val="24"/>
          </w:rPr>
          <w:t xml:space="preserve">Meaning what? </w:t>
        </w:r>
      </w:ins>
      <w:r w:rsidR="00D91EC2" w:rsidRPr="000B41F6">
        <w:rPr>
          <w:rFonts w:ascii="Times New Roman" w:hAnsi="Times New Roman" w:cs="Times New Roman"/>
          <w:color w:val="000000" w:themeColor="text1"/>
          <w:sz w:val="24"/>
          <w:szCs w:val="24"/>
        </w:rPr>
        <w:t>This type of data can be used to forecast market movements in the future</w:t>
      </w:r>
      <w:r w:rsidR="002D77F8" w:rsidRPr="000B41F6">
        <w:rPr>
          <w:rFonts w:ascii="Times New Roman" w:hAnsi="Times New Roman" w:cs="Times New Roman"/>
          <w:color w:val="000000" w:themeColor="text1"/>
          <w:sz w:val="24"/>
          <w:szCs w:val="24"/>
        </w:rPr>
        <w:t xml:space="preserve"> (</w:t>
      </w:r>
      <w:proofErr w:type="spellStart"/>
      <w:r w:rsidR="002D77F8" w:rsidRPr="000B41F6">
        <w:rPr>
          <w:rFonts w:ascii="Times New Roman" w:hAnsi="Times New Roman" w:cs="Times New Roman"/>
          <w:color w:val="000000" w:themeColor="text1"/>
          <w:sz w:val="24"/>
          <w:szCs w:val="24"/>
        </w:rPr>
        <w:t>Kolo</w:t>
      </w:r>
      <w:proofErr w:type="spellEnd"/>
      <w:r w:rsidR="002D77F8" w:rsidRPr="000B41F6">
        <w:rPr>
          <w:rFonts w:ascii="Times New Roman" w:hAnsi="Times New Roman" w:cs="Times New Roman"/>
          <w:color w:val="000000" w:themeColor="text1"/>
          <w:sz w:val="24"/>
          <w:szCs w:val="24"/>
        </w:rPr>
        <w:t xml:space="preserve"> &amp; </w:t>
      </w:r>
      <w:proofErr w:type="spellStart"/>
      <w:r w:rsidR="002D77F8" w:rsidRPr="000B41F6">
        <w:rPr>
          <w:rFonts w:ascii="Times New Roman" w:hAnsi="Times New Roman" w:cs="Times New Roman"/>
          <w:color w:val="000000" w:themeColor="text1"/>
          <w:sz w:val="24"/>
          <w:szCs w:val="24"/>
        </w:rPr>
        <w:t>Tzanova</w:t>
      </w:r>
      <w:proofErr w:type="spellEnd"/>
      <w:r w:rsidR="002D77F8" w:rsidRPr="000B41F6">
        <w:rPr>
          <w:rFonts w:ascii="Times New Roman" w:hAnsi="Times New Roman" w:cs="Times New Roman"/>
          <w:color w:val="000000" w:themeColor="text1"/>
          <w:sz w:val="24"/>
          <w:szCs w:val="24"/>
        </w:rPr>
        <w:t>, 2017)</w:t>
      </w:r>
      <w:r w:rsidR="00D91EC2" w:rsidRPr="000B41F6">
        <w:rPr>
          <w:rFonts w:ascii="Times New Roman" w:hAnsi="Times New Roman" w:cs="Times New Roman"/>
          <w:color w:val="000000" w:themeColor="text1"/>
          <w:sz w:val="24"/>
          <w:szCs w:val="24"/>
        </w:rPr>
        <w:t>.</w:t>
      </w:r>
      <w:ins w:id="108" w:author="Abhijit Sharma" w:date="2022-05-29T17:57:00Z">
        <w:r w:rsidR="00FC449F">
          <w:rPr>
            <w:rFonts w:ascii="Times New Roman" w:hAnsi="Times New Roman" w:cs="Times New Roman"/>
            <w:color w:val="000000" w:themeColor="text1"/>
            <w:sz w:val="24"/>
            <w:szCs w:val="24"/>
          </w:rPr>
          <w:t xml:space="preserve"> Is this what you are doing?</w:t>
        </w:r>
      </w:ins>
      <w:r w:rsidR="00D91EC2" w:rsidRPr="000B41F6">
        <w:rPr>
          <w:rFonts w:ascii="Times New Roman" w:hAnsi="Times New Roman" w:cs="Times New Roman"/>
          <w:color w:val="000000" w:themeColor="text1"/>
          <w:sz w:val="24"/>
          <w:szCs w:val="24"/>
        </w:rPr>
        <w:t xml:space="preserve"> </w:t>
      </w:r>
      <w:del w:id="109" w:author="Abhijit Sharma" w:date="2022-05-29T17:57:00Z">
        <w:r w:rsidR="00FA1CAD" w:rsidRPr="000B41F6" w:rsidDel="00916C1A">
          <w:rPr>
            <w:rFonts w:ascii="Times New Roman" w:hAnsi="Times New Roman" w:cs="Times New Roman"/>
            <w:color w:val="000000" w:themeColor="text1"/>
            <w:sz w:val="24"/>
            <w:szCs w:val="24"/>
          </w:rPr>
          <w:delText xml:space="preserve">Econometric approaches </w:delText>
        </w:r>
      </w:del>
      <w:ins w:id="110" w:author="Abhijit Sharma" w:date="2022-05-29T17:57:00Z">
        <w:r w:rsidR="00916C1A">
          <w:rPr>
            <w:rFonts w:ascii="Times New Roman" w:hAnsi="Times New Roman" w:cs="Times New Roman"/>
            <w:color w:val="000000" w:themeColor="text1"/>
            <w:sz w:val="24"/>
            <w:szCs w:val="24"/>
          </w:rPr>
          <w:t xml:space="preserve">Suitable time series methods and other econometric methods </w:t>
        </w:r>
      </w:ins>
      <w:r w:rsidR="00FA1CAD" w:rsidRPr="000B41F6">
        <w:rPr>
          <w:rFonts w:ascii="Times New Roman" w:hAnsi="Times New Roman" w:cs="Times New Roman"/>
          <w:color w:val="000000" w:themeColor="text1"/>
          <w:sz w:val="24"/>
          <w:szCs w:val="24"/>
        </w:rPr>
        <w:t>will be used to examine market impacts and interconnections. The findings reveal information on the paper manufacturing industry's costs, interconnections, and interdependence. </w:t>
      </w:r>
      <w:ins w:id="111" w:author="Abhijit Sharma" w:date="2022-05-29T17:58:00Z">
        <w:r w:rsidR="002C523A">
          <w:rPr>
            <w:rFonts w:ascii="Times New Roman" w:hAnsi="Times New Roman" w:cs="Times New Roman"/>
            <w:color w:val="000000" w:themeColor="text1"/>
            <w:sz w:val="24"/>
            <w:szCs w:val="24"/>
          </w:rPr>
          <w:t xml:space="preserve">Okay but what are your identified research gaps? What are you doing that has not been done before? We are on p. 14 and I am still unclear. </w:t>
        </w:r>
      </w:ins>
      <w:r w:rsidR="00FA1CAD" w:rsidRPr="000B41F6">
        <w:rPr>
          <w:rFonts w:ascii="Times New Roman" w:hAnsi="Times New Roman" w:cs="Times New Roman"/>
          <w:color w:val="000000" w:themeColor="text1"/>
          <w:sz w:val="24"/>
          <w:szCs w:val="24"/>
        </w:rPr>
        <w:t xml:space="preserve">The goal of this </w:t>
      </w:r>
      <w:del w:id="112" w:author="Abhijit Sharma" w:date="2022-05-29T17:58:00Z">
        <w:r w:rsidR="00FA1CAD" w:rsidRPr="000B41F6" w:rsidDel="004959A5">
          <w:rPr>
            <w:rFonts w:ascii="Times New Roman" w:hAnsi="Times New Roman" w:cs="Times New Roman"/>
            <w:color w:val="000000" w:themeColor="text1"/>
            <w:sz w:val="24"/>
            <w:szCs w:val="24"/>
          </w:rPr>
          <w:delText xml:space="preserve">article </w:delText>
        </w:r>
      </w:del>
      <w:ins w:id="113" w:author="Abhijit Sharma" w:date="2022-05-29T17:58:00Z">
        <w:r w:rsidR="004959A5">
          <w:rPr>
            <w:rFonts w:ascii="Times New Roman" w:hAnsi="Times New Roman" w:cs="Times New Roman"/>
            <w:color w:val="000000" w:themeColor="text1"/>
            <w:sz w:val="24"/>
            <w:szCs w:val="24"/>
          </w:rPr>
          <w:t>paper</w:t>
        </w:r>
        <w:r w:rsidR="004959A5" w:rsidRPr="000B41F6">
          <w:rPr>
            <w:rFonts w:ascii="Times New Roman" w:hAnsi="Times New Roman" w:cs="Times New Roman"/>
            <w:color w:val="000000" w:themeColor="text1"/>
            <w:sz w:val="24"/>
            <w:szCs w:val="24"/>
          </w:rPr>
          <w:t xml:space="preserve"> </w:t>
        </w:r>
      </w:ins>
      <w:r w:rsidR="00FA1CAD" w:rsidRPr="000B41F6">
        <w:rPr>
          <w:rFonts w:ascii="Times New Roman" w:hAnsi="Times New Roman" w:cs="Times New Roman"/>
          <w:color w:val="000000" w:themeColor="text1"/>
          <w:sz w:val="24"/>
          <w:szCs w:val="24"/>
        </w:rPr>
        <w:t xml:space="preserve">is to uncover cointegrating relationships between four pairs of raw and finished paper products. The </w:t>
      </w:r>
      <w:del w:id="114" w:author="Abhijit Sharma" w:date="2022-05-29T17:58:00Z">
        <w:r w:rsidR="00FA1CAD" w:rsidRPr="000B41F6" w:rsidDel="004E5BFA">
          <w:rPr>
            <w:rFonts w:ascii="Times New Roman" w:hAnsi="Times New Roman" w:cs="Times New Roman"/>
            <w:color w:val="000000" w:themeColor="text1"/>
            <w:sz w:val="24"/>
            <w:szCs w:val="24"/>
          </w:rPr>
          <w:delText xml:space="preserve">major </w:delText>
        </w:r>
      </w:del>
      <w:ins w:id="115" w:author="Abhijit Sharma" w:date="2022-05-29T17:58:00Z">
        <w:r w:rsidR="004E5BFA" w:rsidRPr="000B41F6">
          <w:rPr>
            <w:rFonts w:ascii="Times New Roman" w:hAnsi="Times New Roman" w:cs="Times New Roman"/>
            <w:color w:val="000000" w:themeColor="text1"/>
            <w:sz w:val="24"/>
            <w:szCs w:val="24"/>
          </w:rPr>
          <w:t>m</w:t>
        </w:r>
        <w:r w:rsidR="004E5BFA">
          <w:rPr>
            <w:rFonts w:ascii="Times New Roman" w:hAnsi="Times New Roman" w:cs="Times New Roman"/>
            <w:color w:val="000000" w:themeColor="text1"/>
            <w:sz w:val="24"/>
            <w:szCs w:val="24"/>
          </w:rPr>
          <w:t>ain aims</w:t>
        </w:r>
        <w:r w:rsidR="004E5BFA" w:rsidRPr="000B41F6">
          <w:rPr>
            <w:rFonts w:ascii="Times New Roman" w:hAnsi="Times New Roman" w:cs="Times New Roman"/>
            <w:color w:val="000000" w:themeColor="text1"/>
            <w:sz w:val="24"/>
            <w:szCs w:val="24"/>
          </w:rPr>
          <w:t xml:space="preserve"> </w:t>
        </w:r>
      </w:ins>
      <w:del w:id="116" w:author="Abhijit Sharma" w:date="2022-05-29T17:58:00Z">
        <w:r w:rsidR="00FA1CAD" w:rsidRPr="000B41F6" w:rsidDel="004E5BFA">
          <w:rPr>
            <w:rFonts w:ascii="Times New Roman" w:hAnsi="Times New Roman" w:cs="Times New Roman"/>
            <w:color w:val="000000" w:themeColor="text1"/>
            <w:sz w:val="24"/>
            <w:szCs w:val="24"/>
          </w:rPr>
          <w:delText xml:space="preserve">goals </w:delText>
        </w:r>
      </w:del>
      <w:r w:rsidR="00FA1CAD" w:rsidRPr="000B41F6">
        <w:rPr>
          <w:rFonts w:ascii="Times New Roman" w:hAnsi="Times New Roman" w:cs="Times New Roman"/>
          <w:color w:val="000000" w:themeColor="text1"/>
          <w:sz w:val="24"/>
          <w:szCs w:val="24"/>
        </w:rPr>
        <w:t xml:space="preserve">are to (I) </w:t>
      </w:r>
      <w:del w:id="117" w:author="Abhijit Sharma" w:date="2022-05-29T17:59:00Z">
        <w:r w:rsidR="00FA1CAD" w:rsidRPr="000B41F6" w:rsidDel="004E5BFA">
          <w:rPr>
            <w:rFonts w:ascii="Times New Roman" w:hAnsi="Times New Roman" w:cs="Times New Roman"/>
            <w:color w:val="000000" w:themeColor="text1"/>
            <w:sz w:val="24"/>
            <w:szCs w:val="24"/>
          </w:rPr>
          <w:delText xml:space="preserve">experimentally </w:delText>
        </w:r>
      </w:del>
      <w:ins w:id="118" w:author="Abhijit Sharma" w:date="2022-05-29T17:59:00Z">
        <w:r w:rsidR="004E5BFA">
          <w:rPr>
            <w:rFonts w:ascii="Times New Roman" w:hAnsi="Times New Roman" w:cs="Times New Roman"/>
            <w:color w:val="000000" w:themeColor="text1"/>
            <w:sz w:val="24"/>
            <w:szCs w:val="24"/>
          </w:rPr>
          <w:t>empirically</w:t>
        </w:r>
        <w:r w:rsidR="004E5BFA" w:rsidRPr="000B41F6">
          <w:rPr>
            <w:rFonts w:ascii="Times New Roman" w:hAnsi="Times New Roman" w:cs="Times New Roman"/>
            <w:color w:val="000000" w:themeColor="text1"/>
            <w:sz w:val="24"/>
            <w:szCs w:val="24"/>
          </w:rPr>
          <w:t xml:space="preserve"> </w:t>
        </w:r>
      </w:ins>
      <w:r w:rsidR="00FA1CAD" w:rsidRPr="000B41F6">
        <w:rPr>
          <w:rFonts w:ascii="Times New Roman" w:hAnsi="Times New Roman" w:cs="Times New Roman"/>
          <w:color w:val="000000" w:themeColor="text1"/>
          <w:sz w:val="24"/>
          <w:szCs w:val="24"/>
        </w:rPr>
        <w:t>analyse pricing configurations and influencing variables in the paper sector</w:t>
      </w:r>
      <w:ins w:id="119" w:author="Abhijit Sharma" w:date="2022-05-29T17:59:00Z">
        <w:r w:rsidR="004E5BFA">
          <w:rPr>
            <w:rFonts w:ascii="Times New Roman" w:hAnsi="Times New Roman" w:cs="Times New Roman"/>
            <w:color w:val="000000" w:themeColor="text1"/>
            <w:sz w:val="24"/>
            <w:szCs w:val="24"/>
          </w:rPr>
          <w:t xml:space="preserve"> MAKES NO SENSE AND IS WRONG – YOU ARE NOT DOING EXPERIMENTAL WORK</w:t>
        </w:r>
      </w:ins>
      <w:r w:rsidR="00FA1CAD" w:rsidRPr="000B41F6">
        <w:rPr>
          <w:rFonts w:ascii="Times New Roman" w:hAnsi="Times New Roman" w:cs="Times New Roman"/>
          <w:color w:val="000000" w:themeColor="text1"/>
          <w:sz w:val="24"/>
          <w:szCs w:val="24"/>
        </w:rPr>
        <w:t xml:space="preserve">, (II) discover interconnections and causal correlations between </w:t>
      </w:r>
      <w:r w:rsidR="00EE1C2B" w:rsidRPr="000B41F6">
        <w:rPr>
          <w:rFonts w:ascii="Times New Roman" w:hAnsi="Times New Roman" w:cs="Times New Roman"/>
          <w:color w:val="000000" w:themeColor="text1"/>
          <w:sz w:val="24"/>
          <w:szCs w:val="24"/>
        </w:rPr>
        <w:t>intermediate</w:t>
      </w:r>
      <w:r w:rsidR="00FA1CAD" w:rsidRPr="000B41F6">
        <w:rPr>
          <w:rFonts w:ascii="Times New Roman" w:hAnsi="Times New Roman" w:cs="Times New Roman"/>
          <w:color w:val="000000" w:themeColor="text1"/>
          <w:sz w:val="24"/>
          <w:szCs w:val="24"/>
        </w:rPr>
        <w:t xml:space="preserve"> material and end product pairs </w:t>
      </w:r>
      <w:ins w:id="120" w:author="Abhijit Sharma" w:date="2022-05-29T17:59:00Z">
        <w:r w:rsidR="00B9352D">
          <w:rPr>
            <w:rFonts w:ascii="Times New Roman" w:hAnsi="Times New Roman" w:cs="Times New Roman"/>
            <w:color w:val="000000" w:themeColor="text1"/>
            <w:sz w:val="24"/>
            <w:szCs w:val="24"/>
          </w:rPr>
          <w:t xml:space="preserve">BE MORE SPECIFIC – THIS IS TOO VAGUE </w:t>
        </w:r>
      </w:ins>
      <w:r w:rsidR="00FA1CAD" w:rsidRPr="000B41F6">
        <w:rPr>
          <w:rFonts w:ascii="Times New Roman" w:hAnsi="Times New Roman" w:cs="Times New Roman"/>
          <w:color w:val="000000" w:themeColor="text1"/>
          <w:sz w:val="24"/>
          <w:szCs w:val="24"/>
        </w:rPr>
        <w:t>(III) Identify, investigate and explain any structural breaks identified in the time series.</w:t>
      </w:r>
      <w:ins w:id="121" w:author="Abhijit Sharma" w:date="2022-05-29T17:59:00Z">
        <w:r w:rsidR="00B9352D">
          <w:rPr>
            <w:rFonts w:ascii="Times New Roman" w:hAnsi="Times New Roman" w:cs="Times New Roman"/>
            <w:color w:val="000000" w:themeColor="text1"/>
            <w:sz w:val="24"/>
            <w:szCs w:val="24"/>
          </w:rPr>
          <w:t xml:space="preserve"> WHY IS THIS RELEVANT?</w:t>
        </w:r>
      </w:ins>
      <w:r w:rsidR="000B00EF" w:rsidRPr="000B41F6">
        <w:rPr>
          <w:rFonts w:ascii="Times New Roman" w:hAnsi="Times New Roman" w:cs="Times New Roman"/>
          <w:color w:val="000000" w:themeColor="text1"/>
          <w:sz w:val="24"/>
          <w:szCs w:val="24"/>
        </w:rPr>
        <w:t xml:space="preserve"> (IV) Identify the factors that aid the comeback.</w:t>
      </w:r>
      <w:ins w:id="122" w:author="Abhijit Sharma" w:date="2022-05-29T17:59:00Z">
        <w:r w:rsidR="00B9352D">
          <w:rPr>
            <w:rFonts w:ascii="Times New Roman" w:hAnsi="Times New Roman" w:cs="Times New Roman"/>
            <w:color w:val="000000" w:themeColor="text1"/>
            <w:sz w:val="24"/>
            <w:szCs w:val="24"/>
          </w:rPr>
          <w:t xml:space="preserve"> MAKES ABSOLUTELY NO SENSE – WHAT DO YOU MEAN BY COMEBA</w:t>
        </w:r>
      </w:ins>
      <w:ins w:id="123" w:author="Abhijit Sharma" w:date="2022-05-29T18:00:00Z">
        <w:r w:rsidR="00B9352D">
          <w:rPr>
            <w:rFonts w:ascii="Times New Roman" w:hAnsi="Times New Roman" w:cs="Times New Roman"/>
            <w:color w:val="000000" w:themeColor="text1"/>
            <w:sz w:val="24"/>
            <w:szCs w:val="24"/>
          </w:rPr>
          <w:t>CK?</w:t>
        </w:r>
      </w:ins>
      <w:r w:rsidR="000B00EF" w:rsidRPr="000B41F6">
        <w:rPr>
          <w:rFonts w:ascii="Times New Roman" w:hAnsi="Times New Roman" w:cs="Times New Roman"/>
          <w:color w:val="000000" w:themeColor="text1"/>
          <w:sz w:val="24"/>
          <w:szCs w:val="24"/>
        </w:rPr>
        <w:t xml:space="preserve"> </w:t>
      </w:r>
      <w:r w:rsidR="00102484">
        <w:rPr>
          <w:rFonts w:ascii="Times New Roman" w:hAnsi="Times New Roman" w:cs="Times New Roman"/>
          <w:color w:val="000000" w:themeColor="text1"/>
          <w:sz w:val="24"/>
          <w:szCs w:val="24"/>
        </w:rPr>
        <w:t>The current study attempts to find answers to the following research questions:</w:t>
      </w:r>
    </w:p>
    <w:p w14:paraId="67F066C3" w14:textId="20567115" w:rsidR="00102484" w:rsidRDefault="00102484" w:rsidP="00102484">
      <w:pPr>
        <w:pStyle w:val="ListParagraph"/>
        <w:numPr>
          <w:ilvl w:val="0"/>
          <w:numId w:val="6"/>
        </w:num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Which </w:t>
      </w:r>
      <w:r w:rsidR="008D6B2C">
        <w:rPr>
          <w:rFonts w:ascii="Times New Roman" w:hAnsi="Times New Roman" w:cs="Times New Roman"/>
          <w:color w:val="000000" w:themeColor="text1"/>
          <w:sz w:val="24"/>
          <w:szCs w:val="24"/>
        </w:rPr>
        <w:t xml:space="preserve">intermediate and final </w:t>
      </w:r>
      <w:r>
        <w:rPr>
          <w:rFonts w:ascii="Times New Roman" w:hAnsi="Times New Roman" w:cs="Times New Roman"/>
          <w:color w:val="000000" w:themeColor="text1"/>
          <w:sz w:val="24"/>
          <w:szCs w:val="24"/>
        </w:rPr>
        <w:t>products in the paper industry exhibit cointegration relationships?</w:t>
      </w:r>
      <w:ins w:id="124" w:author="Abhijit Sharma" w:date="2022-05-29T18:00:00Z">
        <w:r w:rsidR="007A4002">
          <w:rPr>
            <w:rFonts w:ascii="Times New Roman" w:hAnsi="Times New Roman" w:cs="Times New Roman"/>
            <w:color w:val="000000" w:themeColor="text1"/>
            <w:sz w:val="24"/>
            <w:szCs w:val="24"/>
          </w:rPr>
          <w:t xml:space="preserve"> WHY BOTHER WITH THIS? RQs need to set out the context of what you are doing, why it matters and/ or is relevant? This is unclear. </w:t>
        </w:r>
      </w:ins>
    </w:p>
    <w:p w14:paraId="0FA5174C" w14:textId="336893D3" w:rsidR="006856D4" w:rsidRDefault="006856D4" w:rsidP="00102484">
      <w:pPr>
        <w:pStyle w:val="ListParagraph"/>
        <w:numPr>
          <w:ilvl w:val="0"/>
          <w:numId w:val="6"/>
        </w:num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are the causes of structural breaks, if any, in the time series between 2007 and 2010?</w:t>
      </w:r>
      <w:ins w:id="125" w:author="Abhijit Sharma" w:date="2022-05-29T18:00:00Z">
        <w:r w:rsidR="000F1C2F">
          <w:rPr>
            <w:rFonts w:ascii="Times New Roman" w:hAnsi="Times New Roman" w:cs="Times New Roman"/>
            <w:color w:val="000000" w:themeColor="text1"/>
            <w:sz w:val="24"/>
            <w:szCs w:val="24"/>
          </w:rPr>
          <w:t xml:space="preserve"> Okay – how will you identify these and why do we care? You can arg</w:t>
        </w:r>
      </w:ins>
      <w:ins w:id="126" w:author="Abhijit Sharma" w:date="2022-05-29T18:01:00Z">
        <w:r w:rsidR="000F1C2F">
          <w:rPr>
            <w:rFonts w:ascii="Times New Roman" w:hAnsi="Times New Roman" w:cs="Times New Roman"/>
            <w:color w:val="000000" w:themeColor="text1"/>
            <w:sz w:val="24"/>
            <w:szCs w:val="24"/>
          </w:rPr>
          <w:t xml:space="preserve">ue all this. </w:t>
        </w:r>
      </w:ins>
    </w:p>
    <w:p w14:paraId="3FCC45F9" w14:textId="060D3CD2" w:rsidR="00102484" w:rsidRDefault="006856D4" w:rsidP="00102484">
      <w:pPr>
        <w:pStyle w:val="ListParagraph"/>
        <w:numPr>
          <w:ilvl w:val="0"/>
          <w:numId w:val="6"/>
        </w:num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is the level of market integration in the paper industry; (special focus on structural break and comeback of prices to the equilibrium level)</w:t>
      </w:r>
      <w:ins w:id="127" w:author="Abhijit Sharma" w:date="2022-05-29T18:01:00Z">
        <w:r w:rsidR="000F1C2F">
          <w:rPr>
            <w:rFonts w:ascii="Times New Roman" w:hAnsi="Times New Roman" w:cs="Times New Roman"/>
            <w:color w:val="000000" w:themeColor="text1"/>
            <w:sz w:val="24"/>
            <w:szCs w:val="24"/>
          </w:rPr>
          <w:t xml:space="preserve"> Okay – how will this be measured? </w:t>
        </w:r>
      </w:ins>
    </w:p>
    <w:p w14:paraId="61226E4B" w14:textId="754A3DA2" w:rsidR="006856D4" w:rsidRPr="00102484" w:rsidRDefault="006856D4" w:rsidP="00102484">
      <w:pPr>
        <w:pStyle w:val="ListParagraph"/>
        <w:numPr>
          <w:ilvl w:val="0"/>
          <w:numId w:val="6"/>
        </w:num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Using VECM, what are the long and </w:t>
      </w:r>
      <w:r w:rsidR="008D6B2C">
        <w:rPr>
          <w:rFonts w:ascii="Times New Roman" w:hAnsi="Times New Roman" w:cs="Times New Roman"/>
          <w:color w:val="000000" w:themeColor="text1"/>
          <w:sz w:val="24"/>
          <w:szCs w:val="24"/>
        </w:rPr>
        <w:t>short-run</w:t>
      </w:r>
      <w:r>
        <w:rPr>
          <w:rFonts w:ascii="Times New Roman" w:hAnsi="Times New Roman" w:cs="Times New Roman"/>
          <w:color w:val="000000" w:themeColor="text1"/>
          <w:sz w:val="24"/>
          <w:szCs w:val="24"/>
        </w:rPr>
        <w:t xml:space="preserve"> causality exhibited by intermediate and final products? </w:t>
      </w:r>
      <w:ins w:id="128" w:author="Abhijit Sharma" w:date="2022-05-29T18:01:00Z">
        <w:r w:rsidR="000F1C2F">
          <w:rPr>
            <w:rFonts w:ascii="Times New Roman" w:hAnsi="Times New Roman" w:cs="Times New Roman"/>
            <w:color w:val="000000" w:themeColor="text1"/>
            <w:sz w:val="24"/>
            <w:szCs w:val="24"/>
          </w:rPr>
          <w:t xml:space="preserve">Jargon – what are you investigating in the main? </w:t>
        </w:r>
      </w:ins>
    </w:p>
    <w:p w14:paraId="22FC25D3" w14:textId="7BCE3846" w:rsidR="00102484" w:rsidRDefault="000F1C2F" w:rsidP="000B41F6">
      <w:pPr>
        <w:spacing w:line="480" w:lineRule="auto"/>
        <w:contextualSpacing/>
        <w:rPr>
          <w:ins w:id="129" w:author="Abhijit Sharma" w:date="2022-05-29T18:02:00Z"/>
          <w:rFonts w:ascii="Times New Roman" w:hAnsi="Times New Roman" w:cs="Times New Roman"/>
          <w:color w:val="000000" w:themeColor="text1"/>
          <w:sz w:val="24"/>
          <w:szCs w:val="24"/>
        </w:rPr>
      </w:pPr>
      <w:ins w:id="130" w:author="Abhijit Sharma" w:date="2022-05-29T18:01:00Z">
        <w:r>
          <w:rPr>
            <w:rFonts w:ascii="Times New Roman" w:hAnsi="Times New Roman" w:cs="Times New Roman"/>
            <w:color w:val="000000" w:themeColor="text1"/>
            <w:sz w:val="24"/>
            <w:szCs w:val="24"/>
          </w:rPr>
          <w:t xml:space="preserve">The points above are methodological points – they state what you will do empirically and cannot really be </w:t>
        </w:r>
      </w:ins>
      <w:ins w:id="131" w:author="Abhijit Sharma" w:date="2022-05-29T18:02:00Z">
        <w:r>
          <w:rPr>
            <w:rFonts w:ascii="Times New Roman" w:hAnsi="Times New Roman" w:cs="Times New Roman"/>
            <w:color w:val="000000" w:themeColor="text1"/>
            <w:sz w:val="24"/>
            <w:szCs w:val="24"/>
          </w:rPr>
          <w:t>considered</w:t>
        </w:r>
      </w:ins>
      <w:ins w:id="132" w:author="Abhijit Sharma" w:date="2022-05-29T18:01:00Z">
        <w:r>
          <w:rPr>
            <w:rFonts w:ascii="Times New Roman" w:hAnsi="Times New Roman" w:cs="Times New Roman"/>
            <w:color w:val="000000" w:themeColor="text1"/>
            <w:sz w:val="24"/>
            <w:szCs w:val="24"/>
          </w:rPr>
          <w:t xml:space="preserve"> </w:t>
        </w:r>
      </w:ins>
      <w:ins w:id="133" w:author="Abhijit Sharma" w:date="2022-05-29T18:02:00Z">
        <w:r>
          <w:rPr>
            <w:rFonts w:ascii="Times New Roman" w:hAnsi="Times New Roman" w:cs="Times New Roman"/>
            <w:color w:val="000000" w:themeColor="text1"/>
            <w:sz w:val="24"/>
            <w:szCs w:val="24"/>
          </w:rPr>
          <w:t xml:space="preserve">to be RQs. They all need rethinking. Points (I)-(IV) on the last page and (1)-(4) above also don’t line up exactly – why are there discrepancies? </w:t>
        </w:r>
      </w:ins>
    </w:p>
    <w:p w14:paraId="3151D050" w14:textId="3BC18EE7" w:rsidR="000F1C2F" w:rsidRDefault="000F1C2F" w:rsidP="000B41F6">
      <w:pPr>
        <w:spacing w:line="480" w:lineRule="auto"/>
        <w:contextualSpacing/>
        <w:rPr>
          <w:rFonts w:ascii="Times New Roman" w:hAnsi="Times New Roman" w:cs="Times New Roman"/>
          <w:color w:val="000000" w:themeColor="text1"/>
          <w:sz w:val="24"/>
          <w:szCs w:val="24"/>
        </w:rPr>
      </w:pPr>
      <w:ins w:id="134" w:author="Abhijit Sharma" w:date="2022-05-29T18:02:00Z">
        <w:r>
          <w:rPr>
            <w:rFonts w:ascii="Times New Roman" w:hAnsi="Times New Roman" w:cs="Times New Roman"/>
            <w:color w:val="000000" w:themeColor="text1"/>
            <w:sz w:val="24"/>
            <w:szCs w:val="24"/>
          </w:rPr>
          <w:t>More seriously you have not de</w:t>
        </w:r>
      </w:ins>
      <w:ins w:id="135" w:author="Abhijit Sharma" w:date="2022-05-29T18:03:00Z">
        <w:r>
          <w:rPr>
            <w:rFonts w:ascii="Times New Roman" w:hAnsi="Times New Roman" w:cs="Times New Roman"/>
            <w:color w:val="000000" w:themeColor="text1"/>
            <w:sz w:val="24"/>
            <w:szCs w:val="24"/>
          </w:rPr>
          <w:t xml:space="preserve">veloped these partial RQs in your previous </w:t>
        </w:r>
        <w:proofErr w:type="spellStart"/>
        <w:r>
          <w:rPr>
            <w:rFonts w:ascii="Times New Roman" w:hAnsi="Times New Roman" w:cs="Times New Roman"/>
            <w:color w:val="000000" w:themeColor="text1"/>
            <w:sz w:val="24"/>
            <w:szCs w:val="24"/>
          </w:rPr>
          <w:t>litt</w:t>
        </w:r>
        <w:proofErr w:type="spellEnd"/>
        <w:r>
          <w:rPr>
            <w:rFonts w:ascii="Times New Roman" w:hAnsi="Times New Roman" w:cs="Times New Roman"/>
            <w:color w:val="000000" w:themeColor="text1"/>
            <w:sz w:val="24"/>
            <w:szCs w:val="24"/>
          </w:rPr>
          <w:t xml:space="preserve"> review or preceding analysis in a convincing manner. </w:t>
        </w:r>
      </w:ins>
    </w:p>
    <w:p w14:paraId="6B724CC3" w14:textId="127EAD6A" w:rsidR="00FA1CAD" w:rsidRPr="000B41F6" w:rsidRDefault="00F312C6"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The </w:t>
      </w:r>
      <w:del w:id="136" w:author="Abhijit Sharma" w:date="2022-05-29T18:03:00Z">
        <w:r w:rsidRPr="000B41F6" w:rsidDel="00245362">
          <w:rPr>
            <w:rFonts w:ascii="Times New Roman" w:hAnsi="Times New Roman" w:cs="Times New Roman"/>
            <w:color w:val="000000" w:themeColor="text1"/>
            <w:sz w:val="24"/>
            <w:szCs w:val="24"/>
          </w:rPr>
          <w:delText xml:space="preserve">article </w:delText>
        </w:r>
      </w:del>
      <w:ins w:id="137" w:author="Abhijit Sharma" w:date="2022-05-29T18:03:00Z">
        <w:r w:rsidR="00245362">
          <w:rPr>
            <w:rFonts w:ascii="Times New Roman" w:hAnsi="Times New Roman" w:cs="Times New Roman"/>
            <w:color w:val="000000" w:themeColor="text1"/>
            <w:sz w:val="24"/>
            <w:szCs w:val="24"/>
          </w:rPr>
          <w:t>paper</w:t>
        </w:r>
        <w:r w:rsidR="00245362" w:rsidRPr="000B41F6">
          <w:rPr>
            <w:rFonts w:ascii="Times New Roman" w:hAnsi="Times New Roman" w:cs="Times New Roman"/>
            <w:color w:val="000000" w:themeColor="text1"/>
            <w:sz w:val="24"/>
            <w:szCs w:val="24"/>
          </w:rPr>
          <w:t xml:space="preserve"> </w:t>
        </w:r>
      </w:ins>
      <w:r w:rsidRPr="000B41F6">
        <w:rPr>
          <w:rFonts w:ascii="Times New Roman" w:hAnsi="Times New Roman" w:cs="Times New Roman"/>
          <w:color w:val="000000" w:themeColor="text1"/>
          <w:sz w:val="24"/>
          <w:szCs w:val="24"/>
        </w:rPr>
        <w:t xml:space="preserve">is structured as follows. </w:t>
      </w:r>
      <w:r w:rsidR="00D5734A" w:rsidRPr="000B41F6">
        <w:rPr>
          <w:rFonts w:ascii="Times New Roman" w:hAnsi="Times New Roman" w:cs="Times New Roman"/>
          <w:color w:val="000000" w:themeColor="text1"/>
          <w:sz w:val="24"/>
          <w:szCs w:val="24"/>
        </w:rPr>
        <w:t xml:space="preserve">The next section critically evaluates </w:t>
      </w:r>
      <w:r w:rsidR="005B1B80" w:rsidRPr="000B41F6">
        <w:rPr>
          <w:rFonts w:ascii="Times New Roman" w:hAnsi="Times New Roman" w:cs="Times New Roman"/>
          <w:color w:val="000000" w:themeColor="text1"/>
          <w:sz w:val="24"/>
          <w:szCs w:val="24"/>
        </w:rPr>
        <w:t>and</w:t>
      </w:r>
      <w:r w:rsidR="00D5734A" w:rsidRPr="000B41F6">
        <w:rPr>
          <w:rFonts w:ascii="Times New Roman" w:hAnsi="Times New Roman" w:cs="Times New Roman"/>
          <w:color w:val="000000" w:themeColor="text1"/>
          <w:sz w:val="24"/>
          <w:szCs w:val="24"/>
        </w:rPr>
        <w:t xml:space="preserve"> discusses literature and past research on the subject</w:t>
      </w:r>
      <w:r w:rsidR="002D77F8" w:rsidRPr="000B41F6">
        <w:rPr>
          <w:rFonts w:ascii="Times New Roman" w:hAnsi="Times New Roman" w:cs="Times New Roman"/>
          <w:color w:val="000000" w:themeColor="text1"/>
          <w:sz w:val="24"/>
          <w:szCs w:val="24"/>
        </w:rPr>
        <w:t xml:space="preserve">. </w:t>
      </w:r>
      <w:r w:rsidR="00D5734A" w:rsidRPr="000B41F6">
        <w:rPr>
          <w:rFonts w:ascii="Times New Roman" w:hAnsi="Times New Roman" w:cs="Times New Roman"/>
          <w:color w:val="000000" w:themeColor="text1"/>
          <w:sz w:val="24"/>
          <w:szCs w:val="24"/>
        </w:rPr>
        <w:t xml:space="preserve"> Section </w:t>
      </w:r>
      <w:r w:rsidR="00102484">
        <w:rPr>
          <w:rFonts w:ascii="Times New Roman" w:hAnsi="Times New Roman" w:cs="Times New Roman"/>
          <w:color w:val="000000" w:themeColor="text1"/>
          <w:sz w:val="24"/>
          <w:szCs w:val="24"/>
        </w:rPr>
        <w:t xml:space="preserve">5 </w:t>
      </w:r>
      <w:r w:rsidR="00D5734A" w:rsidRPr="000B41F6">
        <w:rPr>
          <w:rFonts w:ascii="Times New Roman" w:hAnsi="Times New Roman" w:cs="Times New Roman"/>
          <w:color w:val="000000" w:themeColor="text1"/>
          <w:sz w:val="24"/>
          <w:szCs w:val="24"/>
        </w:rPr>
        <w:t xml:space="preserve">explains the data and methods. In section </w:t>
      </w:r>
      <w:r w:rsidR="00102484">
        <w:rPr>
          <w:rFonts w:ascii="Times New Roman" w:hAnsi="Times New Roman" w:cs="Times New Roman"/>
          <w:color w:val="000000" w:themeColor="text1"/>
          <w:sz w:val="24"/>
          <w:szCs w:val="24"/>
        </w:rPr>
        <w:t>6</w:t>
      </w:r>
      <w:r w:rsidR="00D5734A" w:rsidRPr="000B41F6">
        <w:rPr>
          <w:rFonts w:ascii="Times New Roman" w:hAnsi="Times New Roman" w:cs="Times New Roman"/>
          <w:color w:val="000000" w:themeColor="text1"/>
          <w:sz w:val="24"/>
          <w:szCs w:val="24"/>
        </w:rPr>
        <w:t xml:space="preserve">, the findings are discussed, followed by </w:t>
      </w:r>
      <w:r w:rsidR="005B1B80" w:rsidRPr="000B41F6">
        <w:rPr>
          <w:rFonts w:ascii="Times New Roman" w:hAnsi="Times New Roman" w:cs="Times New Roman"/>
          <w:color w:val="000000" w:themeColor="text1"/>
          <w:sz w:val="24"/>
          <w:szCs w:val="24"/>
        </w:rPr>
        <w:t xml:space="preserve">a </w:t>
      </w:r>
      <w:r w:rsidR="00D5734A" w:rsidRPr="000B41F6">
        <w:rPr>
          <w:rFonts w:ascii="Times New Roman" w:hAnsi="Times New Roman" w:cs="Times New Roman"/>
          <w:color w:val="000000" w:themeColor="text1"/>
          <w:sz w:val="24"/>
          <w:szCs w:val="24"/>
        </w:rPr>
        <w:t xml:space="preserve">conclusion and </w:t>
      </w:r>
      <w:r w:rsidR="002D77F8" w:rsidRPr="000B41F6">
        <w:rPr>
          <w:rFonts w:ascii="Times New Roman" w:hAnsi="Times New Roman" w:cs="Times New Roman"/>
          <w:color w:val="000000" w:themeColor="text1"/>
          <w:sz w:val="24"/>
          <w:szCs w:val="24"/>
        </w:rPr>
        <w:t>remarks</w:t>
      </w:r>
      <w:r w:rsidR="00D5734A" w:rsidRPr="000B41F6">
        <w:rPr>
          <w:rFonts w:ascii="Times New Roman" w:hAnsi="Times New Roman" w:cs="Times New Roman"/>
          <w:color w:val="000000" w:themeColor="text1"/>
          <w:sz w:val="24"/>
          <w:szCs w:val="24"/>
        </w:rPr>
        <w:t>.</w:t>
      </w:r>
    </w:p>
    <w:p w14:paraId="47078F15" w14:textId="6EC472AE" w:rsidR="008B7674" w:rsidRPr="001B24F1" w:rsidRDefault="001B24F1" w:rsidP="001B24F1">
      <w:pPr>
        <w:pStyle w:val="Heading1"/>
        <w:jc w:val="center"/>
      </w:pPr>
      <w:bookmarkStart w:id="138" w:name="_Toc101072329"/>
      <w:r>
        <w:t>3.</w:t>
      </w:r>
      <w:r w:rsidR="007D4D65">
        <w:t xml:space="preserve"> </w:t>
      </w:r>
      <w:r w:rsidR="008B7674" w:rsidRPr="001B24F1">
        <w:t>Literature Review</w:t>
      </w:r>
      <w:bookmarkEnd w:id="138"/>
    </w:p>
    <w:p w14:paraId="40C93086" w14:textId="77777777" w:rsidR="00693876" w:rsidRPr="000B41F6" w:rsidRDefault="00693876" w:rsidP="000B41F6">
      <w:pPr>
        <w:spacing w:line="480" w:lineRule="auto"/>
        <w:contextualSpacing/>
        <w:rPr>
          <w:rFonts w:ascii="Times New Roman" w:hAnsi="Times New Roman" w:cs="Times New Roman"/>
          <w:b/>
          <w:bCs/>
          <w:color w:val="000000" w:themeColor="text1"/>
          <w:sz w:val="24"/>
          <w:szCs w:val="24"/>
          <w:lang w:val="en-US"/>
        </w:rPr>
      </w:pPr>
    </w:p>
    <w:p w14:paraId="73A13078" w14:textId="0FABF07F" w:rsidR="0087041B" w:rsidRDefault="0087041B" w:rsidP="000B41F6">
      <w:pPr>
        <w:spacing w:line="480" w:lineRule="auto"/>
        <w:contextualSpacing/>
        <w:rPr>
          <w:ins w:id="139" w:author="Abhijit Sharma" w:date="2022-05-29T18:03:00Z"/>
          <w:rFonts w:ascii="Times New Roman" w:hAnsi="Times New Roman" w:cs="Times New Roman"/>
          <w:color w:val="000000" w:themeColor="text1"/>
          <w:sz w:val="24"/>
          <w:szCs w:val="24"/>
          <w:lang w:val="en-US"/>
        </w:rPr>
      </w:pPr>
      <w:ins w:id="140" w:author="Abhijit Sharma" w:date="2022-05-29T18:03:00Z">
        <w:r>
          <w:rPr>
            <w:rFonts w:ascii="Times New Roman" w:hAnsi="Times New Roman" w:cs="Times New Roman"/>
            <w:color w:val="000000" w:themeColor="text1"/>
            <w:sz w:val="24"/>
            <w:szCs w:val="24"/>
            <w:lang w:val="en-US"/>
          </w:rPr>
          <w:t xml:space="preserve">Your </w:t>
        </w:r>
        <w:r w:rsidR="00A10AE5">
          <w:rPr>
            <w:rFonts w:ascii="Times New Roman" w:hAnsi="Times New Roman" w:cs="Times New Roman"/>
            <w:color w:val="000000" w:themeColor="text1"/>
            <w:sz w:val="24"/>
            <w:szCs w:val="24"/>
            <w:lang w:val="en-US"/>
          </w:rPr>
          <w:t>sections</w:t>
        </w:r>
        <w:r>
          <w:rPr>
            <w:rFonts w:ascii="Times New Roman" w:hAnsi="Times New Roman" w:cs="Times New Roman"/>
            <w:color w:val="000000" w:themeColor="text1"/>
            <w:sz w:val="24"/>
            <w:szCs w:val="24"/>
            <w:lang w:val="en-US"/>
          </w:rPr>
          <w:t xml:space="preserve"> 2 and 3 can be merged.</w:t>
        </w:r>
        <w:r w:rsidR="00A10AE5">
          <w:rPr>
            <w:rFonts w:ascii="Times New Roman" w:hAnsi="Times New Roman" w:cs="Times New Roman"/>
            <w:color w:val="000000" w:themeColor="text1"/>
            <w:sz w:val="24"/>
            <w:szCs w:val="24"/>
            <w:lang w:val="en-US"/>
          </w:rPr>
          <w:t xml:space="preserve"> Avoid repetitions and provide clear </w:t>
        </w:r>
      </w:ins>
      <w:ins w:id="141" w:author="Abhijit Sharma" w:date="2022-05-29T18:04:00Z">
        <w:r w:rsidR="00A10AE5">
          <w:rPr>
            <w:rFonts w:ascii="Times New Roman" w:hAnsi="Times New Roman" w:cs="Times New Roman"/>
            <w:color w:val="000000" w:themeColor="text1"/>
            <w:sz w:val="24"/>
            <w:szCs w:val="24"/>
            <w:lang w:val="en-US"/>
          </w:rPr>
          <w:t xml:space="preserve">RQs/ research gaps. </w:t>
        </w:r>
      </w:ins>
    </w:p>
    <w:p w14:paraId="39284A73" w14:textId="3DB0C054" w:rsidR="008B7674" w:rsidRPr="000B41F6" w:rsidRDefault="00D12729" w:rsidP="000B41F6">
      <w:pPr>
        <w:spacing w:line="480" w:lineRule="auto"/>
        <w:contextualSpacing/>
        <w:rPr>
          <w:rFonts w:ascii="Times New Roman" w:hAnsi="Times New Roman" w:cs="Times New Roman"/>
          <w:color w:val="000000" w:themeColor="text1"/>
          <w:sz w:val="24"/>
          <w:szCs w:val="24"/>
          <w:lang w:val="en-US"/>
        </w:rPr>
      </w:pPr>
      <w:ins w:id="142" w:author="Abhijit Sharma" w:date="2022-05-29T18:04:00Z">
        <w:r>
          <w:rPr>
            <w:rFonts w:ascii="Times New Roman" w:hAnsi="Times New Roman" w:cs="Times New Roman"/>
            <w:color w:val="000000" w:themeColor="text1"/>
            <w:sz w:val="24"/>
            <w:szCs w:val="24"/>
            <w:lang w:val="en-US"/>
          </w:rPr>
          <w:t xml:space="preserve">REPEATED MATERIAL – you make similar points in Section 2: </w:t>
        </w:r>
      </w:ins>
      <w:r w:rsidR="00E24D48" w:rsidRPr="000B41F6">
        <w:rPr>
          <w:rFonts w:ascii="Times New Roman" w:hAnsi="Times New Roman" w:cs="Times New Roman"/>
          <w:color w:val="000000" w:themeColor="text1"/>
          <w:sz w:val="24"/>
          <w:szCs w:val="24"/>
          <w:lang w:val="en-US"/>
        </w:rPr>
        <w:t xml:space="preserve">In the United States, the forest products industry has long been one of the most important manufacturing industries. </w:t>
      </w:r>
      <w:r w:rsidR="00E24D48" w:rsidRPr="000B41F6">
        <w:rPr>
          <w:rFonts w:ascii="Times New Roman" w:hAnsi="Times New Roman" w:cs="Times New Roman"/>
          <w:color w:val="000000" w:themeColor="text1"/>
          <w:sz w:val="24"/>
          <w:szCs w:val="24"/>
          <w:lang w:val="en-US"/>
        </w:rPr>
        <w:lastRenderedPageBreak/>
        <w:t xml:space="preserve">The paper, timber, and furniture industries are all part of it (Mei &amp; Sun, 2008). </w:t>
      </w:r>
      <w:r w:rsidR="00693876" w:rsidRPr="000B41F6">
        <w:rPr>
          <w:rFonts w:ascii="Times New Roman" w:hAnsi="Times New Roman" w:cs="Times New Roman"/>
          <w:color w:val="000000" w:themeColor="text1"/>
          <w:sz w:val="24"/>
          <w:szCs w:val="24"/>
          <w:lang w:val="en-US"/>
        </w:rPr>
        <w:t>The United States possesses the world's fourth-biggest forest estate, accounting for around 8% of all forest land. Forests in the United States comprise around one-third of the country and are estimated to cover 304 million hectares (Tidwell, 2016). With over 15.4 million acres of privately owned pine plantations, the region is one of the world's largest and most profitable commercial plantation areas (USDA Forest Service, 2019). Conifer industrial Roundwood output was predicted to reach 175 million m3 in 2015, with the wood pulp industry using the lion's share (about 71 million m3 plus residuals). The second-largest user of conifer Roundwood is the conifer sawmill industry, with roughly 61 million m3, followed by plywood and wood pellet producers (</w:t>
      </w:r>
      <w:proofErr w:type="spellStart"/>
      <w:r w:rsidR="00693876" w:rsidRPr="000B41F6">
        <w:rPr>
          <w:rFonts w:ascii="Times New Roman" w:hAnsi="Times New Roman" w:cs="Times New Roman"/>
          <w:color w:val="000000" w:themeColor="text1"/>
          <w:sz w:val="24"/>
          <w:szCs w:val="24"/>
          <w:lang w:val="en-US"/>
        </w:rPr>
        <w:t>Chudy</w:t>
      </w:r>
      <w:proofErr w:type="spellEnd"/>
      <w:r w:rsidR="00693876" w:rsidRPr="000B41F6">
        <w:rPr>
          <w:rFonts w:ascii="Times New Roman" w:hAnsi="Times New Roman" w:cs="Times New Roman"/>
          <w:color w:val="000000" w:themeColor="text1"/>
          <w:sz w:val="24"/>
          <w:szCs w:val="24"/>
          <w:lang w:val="en-US"/>
        </w:rPr>
        <w:t xml:space="preserve"> &amp; Hagler, 2020), whose residuals are major raw materials for the paper industry.</w:t>
      </w:r>
      <w:ins w:id="143" w:author="Abhijit Sharma" w:date="2022-05-29T18:04:00Z">
        <w:r w:rsidR="0068221A">
          <w:rPr>
            <w:rFonts w:ascii="Times New Roman" w:hAnsi="Times New Roman" w:cs="Times New Roman"/>
            <w:color w:val="000000" w:themeColor="text1"/>
            <w:sz w:val="24"/>
            <w:szCs w:val="24"/>
            <w:lang w:val="en-US"/>
          </w:rPr>
          <w:t xml:space="preserve"> It would have made sense to provide an overview of the US paper and related marke</w:t>
        </w:r>
      </w:ins>
      <w:ins w:id="144" w:author="Abhijit Sharma" w:date="2022-05-29T18:05:00Z">
        <w:r w:rsidR="0068221A">
          <w:rPr>
            <w:rFonts w:ascii="Times New Roman" w:hAnsi="Times New Roman" w:cs="Times New Roman"/>
            <w:color w:val="000000" w:themeColor="text1"/>
            <w:sz w:val="24"/>
            <w:szCs w:val="24"/>
            <w:lang w:val="en-US"/>
          </w:rPr>
          <w:t xml:space="preserve">t in one subsection rather than intermittently bring random points here and there. </w:t>
        </w:r>
      </w:ins>
    </w:p>
    <w:p w14:paraId="116FD35E" w14:textId="77777777" w:rsidR="00693876" w:rsidRPr="000B41F6" w:rsidRDefault="00693876" w:rsidP="000B41F6">
      <w:pPr>
        <w:spacing w:line="480" w:lineRule="auto"/>
        <w:contextualSpacing/>
        <w:rPr>
          <w:rFonts w:ascii="Times New Roman" w:hAnsi="Times New Roman" w:cs="Times New Roman"/>
          <w:color w:val="000000" w:themeColor="text1"/>
          <w:sz w:val="24"/>
          <w:szCs w:val="24"/>
          <w:lang w:val="en-US"/>
        </w:rPr>
      </w:pPr>
    </w:p>
    <w:p w14:paraId="62702DED" w14:textId="11E420CD" w:rsidR="009B3BC8" w:rsidRPr="000B41F6" w:rsidRDefault="00F67E94"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In agriculture, there is a large literature on spatial price transmission, including many econometric methodologies to test for market efficiency and cointegration. Economists have looked at the spatial patterns of pulp and paper exports from the United States (Buongiorno and </w:t>
      </w:r>
      <w:proofErr w:type="spellStart"/>
      <w:r w:rsidRPr="000B41F6">
        <w:rPr>
          <w:rFonts w:ascii="Times New Roman" w:hAnsi="Times New Roman" w:cs="Times New Roman"/>
          <w:color w:val="000000" w:themeColor="text1"/>
          <w:sz w:val="24"/>
          <w:szCs w:val="24"/>
        </w:rPr>
        <w:t>Uusivuori</w:t>
      </w:r>
      <w:proofErr w:type="spellEnd"/>
      <w:r w:rsidRPr="000B41F6">
        <w:rPr>
          <w:rFonts w:ascii="Times New Roman" w:hAnsi="Times New Roman" w:cs="Times New Roman"/>
          <w:color w:val="000000" w:themeColor="text1"/>
          <w:sz w:val="24"/>
          <w:szCs w:val="24"/>
        </w:rPr>
        <w:t xml:space="preserve"> 1992), Canada (</w:t>
      </w:r>
      <w:proofErr w:type="spellStart"/>
      <w:r w:rsidRPr="000B41F6">
        <w:rPr>
          <w:rFonts w:ascii="Times New Roman" w:hAnsi="Times New Roman" w:cs="Times New Roman"/>
          <w:color w:val="000000" w:themeColor="text1"/>
          <w:sz w:val="24"/>
          <w:szCs w:val="24"/>
        </w:rPr>
        <w:t>Alavalapati</w:t>
      </w:r>
      <w:proofErr w:type="spellEnd"/>
      <w:r w:rsidRPr="000B41F6">
        <w:rPr>
          <w:rFonts w:ascii="Times New Roman" w:hAnsi="Times New Roman" w:cs="Times New Roman"/>
          <w:color w:val="000000" w:themeColor="text1"/>
          <w:sz w:val="24"/>
          <w:szCs w:val="24"/>
        </w:rPr>
        <w:t xml:space="preserve"> et al., 1997), US-Canada (Tang &amp; Laaksonen-Craig, 2007) in the forest sector. </w:t>
      </w:r>
      <w:r w:rsidR="009B3BC8" w:rsidRPr="000B41F6">
        <w:rPr>
          <w:rFonts w:ascii="Times New Roman" w:hAnsi="Times New Roman" w:cs="Times New Roman"/>
          <w:color w:val="000000" w:themeColor="text1"/>
          <w:sz w:val="24"/>
          <w:szCs w:val="24"/>
        </w:rPr>
        <w:t xml:space="preserve">Market research revealed that the pulp and paper import and export sectors in the US are cointegrated. The majority of markets for US pulp and paper exports are cointegrated, according to Buongiorno &amp; </w:t>
      </w:r>
      <w:proofErr w:type="spellStart"/>
      <w:r w:rsidR="009B3BC8" w:rsidRPr="000B41F6">
        <w:rPr>
          <w:rFonts w:ascii="Times New Roman" w:hAnsi="Times New Roman" w:cs="Times New Roman"/>
          <w:color w:val="000000" w:themeColor="text1"/>
          <w:sz w:val="24"/>
          <w:szCs w:val="24"/>
        </w:rPr>
        <w:t>Uusivuori</w:t>
      </w:r>
      <w:proofErr w:type="spellEnd"/>
      <w:r w:rsidR="009B3BC8" w:rsidRPr="000B41F6">
        <w:rPr>
          <w:rFonts w:ascii="Times New Roman" w:hAnsi="Times New Roman" w:cs="Times New Roman"/>
          <w:color w:val="000000" w:themeColor="text1"/>
          <w:sz w:val="24"/>
          <w:szCs w:val="24"/>
        </w:rPr>
        <w:t xml:space="preserve">, ( 1992). For specific types of paper, </w:t>
      </w:r>
      <w:proofErr w:type="spellStart"/>
      <w:r w:rsidR="009B3BC8" w:rsidRPr="000B41F6">
        <w:rPr>
          <w:rFonts w:ascii="Times New Roman" w:hAnsi="Times New Roman" w:cs="Times New Roman"/>
          <w:color w:val="000000" w:themeColor="text1"/>
          <w:sz w:val="24"/>
          <w:szCs w:val="24"/>
        </w:rPr>
        <w:t>Kainulainen</w:t>
      </w:r>
      <w:proofErr w:type="spellEnd"/>
      <w:r w:rsidR="009B3BC8" w:rsidRPr="000B41F6">
        <w:rPr>
          <w:rFonts w:ascii="Times New Roman" w:hAnsi="Times New Roman" w:cs="Times New Roman"/>
          <w:color w:val="000000" w:themeColor="text1"/>
          <w:sz w:val="24"/>
          <w:szCs w:val="24"/>
        </w:rPr>
        <w:t xml:space="preserve"> and </w:t>
      </w:r>
      <w:proofErr w:type="spellStart"/>
      <w:r w:rsidR="009B3BC8" w:rsidRPr="000B41F6">
        <w:rPr>
          <w:rFonts w:ascii="Times New Roman" w:hAnsi="Times New Roman" w:cs="Times New Roman"/>
          <w:color w:val="000000" w:themeColor="text1"/>
          <w:sz w:val="24"/>
          <w:szCs w:val="24"/>
        </w:rPr>
        <w:t>Toppien</w:t>
      </w:r>
      <w:proofErr w:type="spellEnd"/>
      <w:r w:rsidR="009B3BC8" w:rsidRPr="000B41F6">
        <w:rPr>
          <w:rFonts w:ascii="Times New Roman" w:hAnsi="Times New Roman" w:cs="Times New Roman"/>
          <w:color w:val="000000" w:themeColor="text1"/>
          <w:sz w:val="24"/>
          <w:szCs w:val="24"/>
        </w:rPr>
        <w:t xml:space="preserve"> (2006) discovered pricing consistency throughout Europe's major marketplaces. Changes in supply or demand in one market impact the price in the others because of market integration. Pulp and paper from different nations are predicted to have close price integration as the most traded product on the worldwide market. </w:t>
      </w:r>
      <w:proofErr w:type="spellStart"/>
      <w:r w:rsidR="009B3BC8" w:rsidRPr="000B41F6">
        <w:rPr>
          <w:rFonts w:ascii="Times New Roman" w:hAnsi="Times New Roman" w:cs="Times New Roman"/>
          <w:color w:val="000000" w:themeColor="text1"/>
          <w:sz w:val="24"/>
          <w:szCs w:val="24"/>
        </w:rPr>
        <w:t>Prestemon</w:t>
      </w:r>
      <w:proofErr w:type="spellEnd"/>
      <w:r w:rsidR="009B3BC8" w:rsidRPr="000B41F6">
        <w:rPr>
          <w:rFonts w:ascii="Times New Roman" w:hAnsi="Times New Roman" w:cs="Times New Roman"/>
          <w:color w:val="000000" w:themeColor="text1"/>
          <w:sz w:val="24"/>
          <w:szCs w:val="24"/>
        </w:rPr>
        <w:t xml:space="preserve"> </w:t>
      </w:r>
      <w:r w:rsidR="009B3BC8" w:rsidRPr="000B41F6">
        <w:rPr>
          <w:rFonts w:ascii="Times New Roman" w:hAnsi="Times New Roman" w:cs="Times New Roman"/>
          <w:color w:val="000000" w:themeColor="text1"/>
          <w:sz w:val="24"/>
          <w:szCs w:val="24"/>
        </w:rPr>
        <w:lastRenderedPageBreak/>
        <w:t>&amp; Holmes (2000) show that market prices are so well matched that changes in import prices of a specific pulp and paper product from one nation have an instantaneous impact on prices of the same goods from other countries.</w:t>
      </w:r>
    </w:p>
    <w:p w14:paraId="59A47173" w14:textId="1DCABD6E" w:rsidR="00223D0E" w:rsidRPr="000B41F6" w:rsidRDefault="00D866AD"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Previous studies </w:t>
      </w:r>
      <w:r w:rsidR="00CA7D49" w:rsidRPr="000B41F6">
        <w:rPr>
          <w:rFonts w:ascii="Times New Roman" w:hAnsi="Times New Roman" w:cs="Times New Roman"/>
          <w:color w:val="000000" w:themeColor="text1"/>
          <w:sz w:val="24"/>
          <w:szCs w:val="24"/>
        </w:rPr>
        <w:t>tried</w:t>
      </w:r>
      <w:r w:rsidRPr="000B41F6">
        <w:rPr>
          <w:rFonts w:ascii="Times New Roman" w:hAnsi="Times New Roman" w:cs="Times New Roman"/>
          <w:color w:val="000000" w:themeColor="text1"/>
          <w:sz w:val="24"/>
          <w:szCs w:val="24"/>
        </w:rPr>
        <w:t xml:space="preserve"> to establish interlinkages between different </w:t>
      </w:r>
      <w:r w:rsidR="00CA7D49" w:rsidRPr="000B41F6">
        <w:rPr>
          <w:rFonts w:ascii="Times New Roman" w:hAnsi="Times New Roman" w:cs="Times New Roman"/>
          <w:color w:val="000000" w:themeColor="text1"/>
          <w:sz w:val="24"/>
          <w:szCs w:val="24"/>
        </w:rPr>
        <w:t xml:space="preserve">US </w:t>
      </w:r>
      <w:r w:rsidRPr="000B41F6">
        <w:rPr>
          <w:rFonts w:ascii="Times New Roman" w:hAnsi="Times New Roman" w:cs="Times New Roman"/>
          <w:color w:val="000000" w:themeColor="text1"/>
          <w:sz w:val="24"/>
          <w:szCs w:val="24"/>
        </w:rPr>
        <w:t xml:space="preserve">forest product markets. </w:t>
      </w:r>
      <w:r w:rsidR="00CA7D49" w:rsidRPr="000B41F6">
        <w:rPr>
          <w:rFonts w:ascii="Times New Roman" w:hAnsi="Times New Roman" w:cs="Times New Roman"/>
          <w:color w:val="000000" w:themeColor="text1"/>
          <w:sz w:val="24"/>
          <w:szCs w:val="24"/>
        </w:rPr>
        <w:t xml:space="preserve">However, discrepancies in the results are evident. </w:t>
      </w:r>
      <w:r w:rsidRPr="000B41F6">
        <w:rPr>
          <w:rFonts w:ascii="Times New Roman" w:hAnsi="Times New Roman" w:cs="Times New Roman"/>
          <w:color w:val="000000" w:themeColor="text1"/>
          <w:sz w:val="24"/>
          <w:szCs w:val="24"/>
        </w:rPr>
        <w:t>According to (</w:t>
      </w:r>
      <w:proofErr w:type="spellStart"/>
      <w:r w:rsidRPr="000B41F6">
        <w:rPr>
          <w:rFonts w:ascii="Times New Roman" w:hAnsi="Times New Roman" w:cs="Times New Roman"/>
          <w:color w:val="000000" w:themeColor="text1"/>
          <w:sz w:val="24"/>
          <w:szCs w:val="24"/>
        </w:rPr>
        <w:t>Kolo</w:t>
      </w:r>
      <w:proofErr w:type="spellEnd"/>
      <w:r w:rsidRPr="000B41F6">
        <w:rPr>
          <w:rFonts w:ascii="Times New Roman" w:hAnsi="Times New Roman" w:cs="Times New Roman"/>
          <w:color w:val="000000" w:themeColor="text1"/>
          <w:sz w:val="24"/>
          <w:szCs w:val="24"/>
        </w:rPr>
        <w:t xml:space="preserve"> &amp; </w:t>
      </w:r>
      <w:proofErr w:type="spellStart"/>
      <w:r w:rsidRPr="000B41F6">
        <w:rPr>
          <w:rFonts w:ascii="Times New Roman" w:hAnsi="Times New Roman" w:cs="Times New Roman"/>
          <w:color w:val="000000" w:themeColor="text1"/>
          <w:sz w:val="24"/>
          <w:szCs w:val="24"/>
        </w:rPr>
        <w:t>Tzanova</w:t>
      </w:r>
      <w:proofErr w:type="spellEnd"/>
      <w:r w:rsidRPr="000B41F6">
        <w:rPr>
          <w:rFonts w:ascii="Times New Roman" w:hAnsi="Times New Roman" w:cs="Times New Roman"/>
          <w:color w:val="000000" w:themeColor="text1"/>
          <w:sz w:val="24"/>
          <w:szCs w:val="24"/>
        </w:rPr>
        <w:t>, 2017), the interdependence of forest product markets is increasing as a result of globalisation.</w:t>
      </w:r>
      <w:r w:rsidR="00812E38" w:rsidRPr="000B41F6">
        <w:rPr>
          <w:rFonts w:ascii="Times New Roman" w:hAnsi="Times New Roman" w:cs="Times New Roman"/>
          <w:color w:val="000000" w:themeColor="text1"/>
          <w:sz w:val="24"/>
          <w:szCs w:val="24"/>
        </w:rPr>
        <w:t xml:space="preserve"> </w:t>
      </w:r>
      <w:proofErr w:type="spellStart"/>
      <w:r w:rsidR="00812E38" w:rsidRPr="000B41F6">
        <w:rPr>
          <w:rFonts w:ascii="Times New Roman" w:hAnsi="Times New Roman" w:cs="Times New Roman"/>
          <w:color w:val="000000" w:themeColor="text1"/>
          <w:sz w:val="24"/>
          <w:szCs w:val="24"/>
        </w:rPr>
        <w:t>Palander</w:t>
      </w:r>
      <w:proofErr w:type="spellEnd"/>
      <w:r w:rsidR="00812E38" w:rsidRPr="000B41F6">
        <w:rPr>
          <w:rFonts w:ascii="Times New Roman" w:hAnsi="Times New Roman" w:cs="Times New Roman"/>
          <w:color w:val="000000" w:themeColor="text1"/>
          <w:sz w:val="24"/>
          <w:szCs w:val="24"/>
        </w:rPr>
        <w:t xml:space="preserve"> et al. </w:t>
      </w:r>
      <w:r w:rsidR="00CA7D49" w:rsidRPr="000B41F6">
        <w:rPr>
          <w:rFonts w:ascii="Times New Roman" w:hAnsi="Times New Roman" w:cs="Times New Roman"/>
          <w:color w:val="000000" w:themeColor="text1"/>
          <w:sz w:val="24"/>
          <w:szCs w:val="24"/>
        </w:rPr>
        <w:t>(</w:t>
      </w:r>
      <w:r w:rsidR="00812E38" w:rsidRPr="000B41F6">
        <w:rPr>
          <w:rFonts w:ascii="Times New Roman" w:hAnsi="Times New Roman" w:cs="Times New Roman"/>
          <w:color w:val="000000" w:themeColor="text1"/>
          <w:sz w:val="24"/>
          <w:szCs w:val="24"/>
        </w:rPr>
        <w:t xml:space="preserve">2002) </w:t>
      </w:r>
      <w:r w:rsidR="00CA7D49" w:rsidRPr="000B41F6">
        <w:rPr>
          <w:rFonts w:ascii="Times New Roman" w:hAnsi="Times New Roman" w:cs="Times New Roman"/>
          <w:color w:val="000000" w:themeColor="text1"/>
          <w:sz w:val="24"/>
          <w:szCs w:val="24"/>
        </w:rPr>
        <w:t>claim</w:t>
      </w:r>
      <w:r w:rsidR="00812E38" w:rsidRPr="000B41F6">
        <w:rPr>
          <w:rFonts w:ascii="Times New Roman" w:hAnsi="Times New Roman" w:cs="Times New Roman"/>
          <w:color w:val="000000" w:themeColor="text1"/>
          <w:sz w:val="24"/>
          <w:szCs w:val="24"/>
        </w:rPr>
        <w:t xml:space="preserve"> the existence of </w:t>
      </w:r>
      <w:proofErr w:type="spellStart"/>
      <w:r w:rsidR="00812E38" w:rsidRPr="000B41F6">
        <w:rPr>
          <w:rFonts w:ascii="Times New Roman" w:hAnsi="Times New Roman" w:cs="Times New Roman"/>
          <w:color w:val="000000" w:themeColor="text1"/>
          <w:sz w:val="24"/>
          <w:szCs w:val="24"/>
        </w:rPr>
        <w:t>LoP</w:t>
      </w:r>
      <w:proofErr w:type="spellEnd"/>
      <w:r w:rsidR="00812E38" w:rsidRPr="000B41F6">
        <w:rPr>
          <w:rFonts w:ascii="Times New Roman" w:hAnsi="Times New Roman" w:cs="Times New Roman"/>
          <w:color w:val="000000" w:themeColor="text1"/>
          <w:sz w:val="24"/>
          <w:szCs w:val="24"/>
        </w:rPr>
        <w:t xml:space="preserve"> in the forest sector</w:t>
      </w:r>
      <w:r w:rsidR="00CA7D49" w:rsidRPr="000B41F6">
        <w:rPr>
          <w:rFonts w:ascii="Times New Roman" w:hAnsi="Times New Roman" w:cs="Times New Roman"/>
          <w:color w:val="000000" w:themeColor="text1"/>
          <w:sz w:val="24"/>
          <w:szCs w:val="24"/>
        </w:rPr>
        <w:t xml:space="preserve"> which is rejected by </w:t>
      </w:r>
      <w:r w:rsidR="00E41974" w:rsidRPr="000B41F6">
        <w:rPr>
          <w:rFonts w:ascii="Times New Roman" w:hAnsi="Times New Roman" w:cs="Times New Roman"/>
          <w:color w:val="000000" w:themeColor="text1"/>
          <w:sz w:val="24"/>
          <w:szCs w:val="24"/>
        </w:rPr>
        <w:t xml:space="preserve">Eriksson &amp; </w:t>
      </w:r>
      <w:proofErr w:type="spellStart"/>
      <w:r w:rsidR="00E41974" w:rsidRPr="000B41F6">
        <w:rPr>
          <w:rFonts w:ascii="Times New Roman" w:hAnsi="Times New Roman" w:cs="Times New Roman"/>
          <w:color w:val="000000" w:themeColor="text1"/>
          <w:sz w:val="24"/>
          <w:szCs w:val="24"/>
        </w:rPr>
        <w:t>Lundmark</w:t>
      </w:r>
      <w:proofErr w:type="spellEnd"/>
      <w:r w:rsidR="00E41974" w:rsidRPr="000B41F6">
        <w:rPr>
          <w:rFonts w:ascii="Times New Roman" w:hAnsi="Times New Roman" w:cs="Times New Roman"/>
          <w:color w:val="000000" w:themeColor="text1"/>
          <w:sz w:val="24"/>
          <w:szCs w:val="24"/>
        </w:rPr>
        <w:t xml:space="preserve">, (2020) </w:t>
      </w:r>
      <w:r w:rsidR="00CA7D49" w:rsidRPr="000B41F6">
        <w:rPr>
          <w:rFonts w:ascii="Times New Roman" w:hAnsi="Times New Roman" w:cs="Times New Roman"/>
          <w:color w:val="000000" w:themeColor="text1"/>
          <w:sz w:val="24"/>
          <w:szCs w:val="24"/>
        </w:rPr>
        <w:t xml:space="preserve">who </w:t>
      </w:r>
      <w:r w:rsidR="00E41974" w:rsidRPr="000B41F6">
        <w:rPr>
          <w:rFonts w:ascii="Times New Roman" w:hAnsi="Times New Roman" w:cs="Times New Roman"/>
          <w:color w:val="000000" w:themeColor="text1"/>
          <w:sz w:val="24"/>
          <w:szCs w:val="24"/>
        </w:rPr>
        <w:t xml:space="preserve">further </w:t>
      </w:r>
      <w:r w:rsidR="00CA7D49" w:rsidRPr="000B41F6">
        <w:rPr>
          <w:rFonts w:ascii="Times New Roman" w:hAnsi="Times New Roman" w:cs="Times New Roman"/>
          <w:color w:val="000000" w:themeColor="text1"/>
          <w:sz w:val="24"/>
          <w:szCs w:val="24"/>
        </w:rPr>
        <w:t>claims</w:t>
      </w:r>
      <w:r w:rsidR="00E41974" w:rsidRPr="000B41F6">
        <w:rPr>
          <w:rFonts w:ascii="Times New Roman" w:hAnsi="Times New Roman" w:cs="Times New Roman"/>
          <w:color w:val="000000" w:themeColor="text1"/>
          <w:sz w:val="24"/>
          <w:szCs w:val="24"/>
        </w:rPr>
        <w:t xml:space="preserve"> that price affecting policies only have national implications. </w:t>
      </w:r>
      <w:proofErr w:type="spellStart"/>
      <w:r w:rsidR="00673A0B" w:rsidRPr="000B41F6">
        <w:rPr>
          <w:rFonts w:ascii="Times New Roman" w:hAnsi="Times New Roman" w:cs="Times New Roman"/>
          <w:color w:val="000000" w:themeColor="text1"/>
          <w:sz w:val="24"/>
          <w:szCs w:val="24"/>
        </w:rPr>
        <w:t>Chudy</w:t>
      </w:r>
      <w:proofErr w:type="spellEnd"/>
      <w:r w:rsidR="00673A0B" w:rsidRPr="000B41F6">
        <w:rPr>
          <w:rFonts w:ascii="Times New Roman" w:hAnsi="Times New Roman" w:cs="Times New Roman"/>
          <w:color w:val="000000" w:themeColor="text1"/>
          <w:sz w:val="24"/>
          <w:szCs w:val="24"/>
        </w:rPr>
        <w:t xml:space="preserve"> &amp; Hagler</w:t>
      </w:r>
      <w:r w:rsidR="00CA7D49" w:rsidRPr="000B41F6">
        <w:rPr>
          <w:rFonts w:ascii="Times New Roman" w:hAnsi="Times New Roman" w:cs="Times New Roman"/>
          <w:color w:val="000000" w:themeColor="text1"/>
          <w:sz w:val="24"/>
          <w:szCs w:val="24"/>
        </w:rPr>
        <w:t xml:space="preserve"> (</w:t>
      </w:r>
      <w:r w:rsidR="00673A0B" w:rsidRPr="000B41F6">
        <w:rPr>
          <w:rFonts w:ascii="Times New Roman" w:hAnsi="Times New Roman" w:cs="Times New Roman"/>
          <w:color w:val="000000" w:themeColor="text1"/>
          <w:sz w:val="24"/>
          <w:szCs w:val="24"/>
        </w:rPr>
        <w:t>2020) discovered that neither worldwide markets of coniferous</w:t>
      </w:r>
      <w:r w:rsidR="00CB0FE2" w:rsidRPr="000B41F6">
        <w:rPr>
          <w:rFonts w:ascii="Times New Roman" w:hAnsi="Times New Roman" w:cs="Times New Roman"/>
          <w:color w:val="000000" w:themeColor="text1"/>
          <w:sz w:val="24"/>
          <w:szCs w:val="24"/>
        </w:rPr>
        <w:t xml:space="preserve"> nor</w:t>
      </w:r>
      <w:r w:rsidR="00673A0B" w:rsidRPr="000B41F6">
        <w:rPr>
          <w:rFonts w:ascii="Times New Roman" w:hAnsi="Times New Roman" w:cs="Times New Roman"/>
          <w:color w:val="000000" w:themeColor="text1"/>
          <w:sz w:val="24"/>
          <w:szCs w:val="24"/>
        </w:rPr>
        <w:t xml:space="preserve"> non-coniferous</w:t>
      </w:r>
      <w:r w:rsidR="00CB0FE2" w:rsidRPr="000B41F6">
        <w:rPr>
          <w:rFonts w:ascii="Times New Roman" w:hAnsi="Times New Roman" w:cs="Times New Roman"/>
          <w:color w:val="000000" w:themeColor="text1"/>
          <w:sz w:val="24"/>
          <w:szCs w:val="24"/>
        </w:rPr>
        <w:t xml:space="preserve"> wood products</w:t>
      </w:r>
      <w:r w:rsidR="00673A0B" w:rsidRPr="000B41F6">
        <w:rPr>
          <w:rFonts w:ascii="Times New Roman" w:hAnsi="Times New Roman" w:cs="Times New Roman"/>
          <w:color w:val="000000" w:themeColor="text1"/>
          <w:sz w:val="24"/>
          <w:szCs w:val="24"/>
        </w:rPr>
        <w:t xml:space="preserve"> are integrated. </w:t>
      </w:r>
      <w:r w:rsidR="00CB0FE2" w:rsidRPr="000B41F6">
        <w:rPr>
          <w:rFonts w:ascii="Times New Roman" w:hAnsi="Times New Roman" w:cs="Times New Roman"/>
          <w:color w:val="000000" w:themeColor="text1"/>
          <w:sz w:val="24"/>
          <w:szCs w:val="24"/>
        </w:rPr>
        <w:t xml:space="preserve">Eriksson and </w:t>
      </w:r>
      <w:proofErr w:type="spellStart"/>
      <w:r w:rsidR="00CB0FE2" w:rsidRPr="000B41F6">
        <w:rPr>
          <w:rFonts w:ascii="Times New Roman" w:hAnsi="Times New Roman" w:cs="Times New Roman"/>
          <w:color w:val="000000" w:themeColor="text1"/>
          <w:sz w:val="24"/>
          <w:szCs w:val="24"/>
        </w:rPr>
        <w:t>Lundmark</w:t>
      </w:r>
      <w:proofErr w:type="spellEnd"/>
      <w:r w:rsidR="00CA7D49" w:rsidRPr="000B41F6">
        <w:rPr>
          <w:rFonts w:ascii="Times New Roman" w:hAnsi="Times New Roman" w:cs="Times New Roman"/>
          <w:color w:val="000000" w:themeColor="text1"/>
          <w:sz w:val="24"/>
          <w:szCs w:val="24"/>
        </w:rPr>
        <w:t xml:space="preserve"> (</w:t>
      </w:r>
      <w:r w:rsidR="00CB0FE2" w:rsidRPr="000B41F6">
        <w:rPr>
          <w:rFonts w:ascii="Times New Roman" w:hAnsi="Times New Roman" w:cs="Times New Roman"/>
          <w:color w:val="000000" w:themeColor="text1"/>
          <w:sz w:val="24"/>
          <w:szCs w:val="24"/>
        </w:rPr>
        <w:t xml:space="preserve">2020) further demonstrate that </w:t>
      </w:r>
      <w:r w:rsidR="00AE39B0" w:rsidRPr="000B41F6">
        <w:rPr>
          <w:rFonts w:ascii="Times New Roman" w:hAnsi="Times New Roman" w:cs="Times New Roman"/>
          <w:color w:val="000000" w:themeColor="text1"/>
          <w:sz w:val="24"/>
          <w:szCs w:val="24"/>
        </w:rPr>
        <w:t xml:space="preserve">different markets are </w:t>
      </w:r>
      <w:r w:rsidR="00AE39B0" w:rsidRPr="000B41F6">
        <w:rPr>
          <w:rFonts w:ascii="Times New Roman" w:hAnsi="Times New Roman" w:cs="Times New Roman"/>
          <w:color w:val="000000" w:themeColor="text1"/>
          <w:sz w:val="24"/>
          <w:szCs w:val="24"/>
          <w:lang w:val="en-US"/>
        </w:rPr>
        <w:t>incapable</w:t>
      </w:r>
      <w:r w:rsidR="00AE39B0" w:rsidRPr="000B41F6">
        <w:rPr>
          <w:rFonts w:ascii="Times New Roman" w:hAnsi="Times New Roman" w:cs="Times New Roman"/>
          <w:color w:val="000000" w:themeColor="text1"/>
          <w:sz w:val="24"/>
          <w:szCs w:val="24"/>
        </w:rPr>
        <w:t xml:space="preserve"> to counteract price fluctuations and offsetting price shocks.</w:t>
      </w:r>
      <w:r w:rsidR="008919DE" w:rsidRPr="000B41F6">
        <w:rPr>
          <w:rFonts w:ascii="Times New Roman" w:hAnsi="Times New Roman" w:cs="Times New Roman"/>
          <w:color w:val="000000" w:themeColor="text1"/>
          <w:sz w:val="24"/>
          <w:szCs w:val="24"/>
        </w:rPr>
        <w:t xml:space="preserve"> </w:t>
      </w:r>
      <w:r w:rsidR="00CA7D49" w:rsidRPr="000B41F6">
        <w:rPr>
          <w:rFonts w:ascii="Times New Roman" w:hAnsi="Times New Roman" w:cs="Times New Roman"/>
          <w:color w:val="000000" w:themeColor="text1"/>
          <w:sz w:val="24"/>
          <w:szCs w:val="24"/>
        </w:rPr>
        <w:t xml:space="preserve">The interrelationship between raw materials and finished products </w:t>
      </w:r>
      <w:r w:rsidR="000A30A6" w:rsidRPr="000B41F6">
        <w:rPr>
          <w:rFonts w:ascii="Times New Roman" w:hAnsi="Times New Roman" w:cs="Times New Roman"/>
          <w:color w:val="000000" w:themeColor="text1"/>
          <w:sz w:val="24"/>
          <w:szCs w:val="24"/>
        </w:rPr>
        <w:t xml:space="preserve">is </w:t>
      </w:r>
      <w:r w:rsidR="000A30A6" w:rsidRPr="000B41F6">
        <w:rPr>
          <w:rFonts w:ascii="Times New Roman" w:hAnsi="Times New Roman" w:cs="Times New Roman"/>
          <w:color w:val="000000" w:themeColor="text1"/>
          <w:sz w:val="24"/>
          <w:szCs w:val="24"/>
          <w:lang w:val="en-US"/>
        </w:rPr>
        <w:t xml:space="preserve">examined only by few studies. </w:t>
      </w:r>
      <w:r w:rsidR="001868E7" w:rsidRPr="000B41F6">
        <w:rPr>
          <w:rFonts w:ascii="Times New Roman" w:hAnsi="Times New Roman" w:cs="Times New Roman"/>
          <w:color w:val="000000" w:themeColor="text1"/>
          <w:sz w:val="24"/>
          <w:szCs w:val="24"/>
          <w:shd w:val="clear" w:color="auto" w:fill="FFFFFF"/>
        </w:rPr>
        <w:t>Conrad &amp; Bolding (2011)</w:t>
      </w:r>
      <w:r w:rsidR="000A30A6" w:rsidRPr="000B41F6">
        <w:rPr>
          <w:rFonts w:ascii="Times New Roman" w:hAnsi="Times New Roman" w:cs="Times New Roman"/>
          <w:color w:val="000000" w:themeColor="text1"/>
          <w:sz w:val="24"/>
          <w:szCs w:val="24"/>
        </w:rPr>
        <w:t xml:space="preserve"> rejected the possibility of dramatic price changes</w:t>
      </w:r>
      <w:r w:rsidR="001868E7" w:rsidRPr="000B41F6">
        <w:rPr>
          <w:rFonts w:ascii="Times New Roman" w:hAnsi="Times New Roman" w:cs="Times New Roman"/>
          <w:color w:val="000000" w:themeColor="text1"/>
          <w:sz w:val="24"/>
          <w:szCs w:val="24"/>
        </w:rPr>
        <w:t xml:space="preserve"> </w:t>
      </w:r>
      <w:r w:rsidR="001868E7" w:rsidRPr="000B41F6">
        <w:rPr>
          <w:rFonts w:ascii="Times New Roman" w:hAnsi="Times New Roman" w:cs="Times New Roman"/>
          <w:color w:val="000000" w:themeColor="text1"/>
          <w:sz w:val="24"/>
          <w:szCs w:val="24"/>
          <w:shd w:val="clear" w:color="auto" w:fill="FFFFFF"/>
        </w:rPr>
        <w:t>in the wood and related markets</w:t>
      </w:r>
      <w:r w:rsidR="000A30A6" w:rsidRPr="000B41F6">
        <w:rPr>
          <w:rFonts w:ascii="Times New Roman" w:hAnsi="Times New Roman" w:cs="Times New Roman"/>
          <w:color w:val="000000" w:themeColor="text1"/>
          <w:sz w:val="24"/>
          <w:szCs w:val="24"/>
        </w:rPr>
        <w:t xml:space="preserve">, </w:t>
      </w:r>
      <w:r w:rsidR="001868E7" w:rsidRPr="000B41F6">
        <w:rPr>
          <w:rFonts w:ascii="Times New Roman" w:hAnsi="Times New Roman" w:cs="Times New Roman"/>
          <w:color w:val="000000" w:themeColor="text1"/>
          <w:sz w:val="24"/>
          <w:szCs w:val="24"/>
        </w:rPr>
        <w:t xml:space="preserve">however, subsequent studies </w:t>
      </w:r>
      <w:r w:rsidR="00D33EEF" w:rsidRPr="000B41F6">
        <w:rPr>
          <w:rFonts w:ascii="Times New Roman" w:hAnsi="Times New Roman" w:cs="Times New Roman"/>
          <w:color w:val="000000" w:themeColor="text1"/>
          <w:sz w:val="24"/>
          <w:szCs w:val="24"/>
        </w:rPr>
        <w:t>forecasted</w:t>
      </w:r>
      <w:r w:rsidR="001868E7" w:rsidRPr="000B41F6">
        <w:rPr>
          <w:rFonts w:ascii="Times New Roman" w:hAnsi="Times New Roman" w:cs="Times New Roman"/>
          <w:color w:val="000000" w:themeColor="text1"/>
          <w:sz w:val="24"/>
          <w:szCs w:val="24"/>
        </w:rPr>
        <w:t xml:space="preserve"> competition and </w:t>
      </w:r>
      <w:r w:rsidR="00925F88" w:rsidRPr="000B41F6">
        <w:rPr>
          <w:rFonts w:ascii="Times New Roman" w:hAnsi="Times New Roman" w:cs="Times New Roman"/>
          <w:color w:val="000000" w:themeColor="text1"/>
          <w:sz w:val="24"/>
          <w:szCs w:val="24"/>
        </w:rPr>
        <w:t>higher cost</w:t>
      </w:r>
      <w:r w:rsidR="001868E7" w:rsidRPr="000B41F6">
        <w:rPr>
          <w:rFonts w:ascii="Times New Roman" w:hAnsi="Times New Roman" w:cs="Times New Roman"/>
          <w:color w:val="000000" w:themeColor="text1"/>
          <w:sz w:val="24"/>
          <w:szCs w:val="24"/>
        </w:rPr>
        <w:t xml:space="preserve">s for raw materials in </w:t>
      </w:r>
      <w:r w:rsidR="00925F88" w:rsidRPr="000B41F6">
        <w:rPr>
          <w:rFonts w:ascii="Times New Roman" w:hAnsi="Times New Roman" w:cs="Times New Roman"/>
          <w:color w:val="000000" w:themeColor="text1"/>
          <w:sz w:val="24"/>
          <w:szCs w:val="24"/>
        </w:rPr>
        <w:t>the future</w:t>
      </w:r>
      <w:r w:rsidR="00D33EEF" w:rsidRPr="000B41F6">
        <w:rPr>
          <w:rFonts w:ascii="Times New Roman" w:hAnsi="Times New Roman" w:cs="Times New Roman"/>
          <w:color w:val="000000" w:themeColor="text1"/>
          <w:sz w:val="24"/>
          <w:szCs w:val="24"/>
          <w:shd w:val="clear" w:color="auto" w:fill="FFFFFF"/>
        </w:rPr>
        <w:t xml:space="preserve"> (Nepal et al., 2018)</w:t>
      </w:r>
      <w:r w:rsidR="007977C4" w:rsidRPr="000B41F6">
        <w:rPr>
          <w:rFonts w:ascii="Times New Roman" w:hAnsi="Times New Roman" w:cs="Times New Roman"/>
          <w:color w:val="000000" w:themeColor="text1"/>
          <w:sz w:val="24"/>
          <w:szCs w:val="24"/>
        </w:rPr>
        <w:t xml:space="preserve">. Previous research has revealed that wood prices in the US South are interrelated across markets. According to Yin et al. (2002), there are at least three big marketplaces in the US South where pine saw timber and pulpwood prices act similarly. Hood and Dorfman (2015) examined a dynamic market connection in the US South, with market clusters developing and dissolving over time. </w:t>
      </w:r>
      <w:proofErr w:type="spellStart"/>
      <w:r w:rsidR="007977C4" w:rsidRPr="000B41F6">
        <w:rPr>
          <w:rFonts w:ascii="Times New Roman" w:hAnsi="Times New Roman" w:cs="Times New Roman"/>
          <w:color w:val="000000" w:themeColor="text1"/>
          <w:sz w:val="24"/>
          <w:szCs w:val="24"/>
        </w:rPr>
        <w:t>Kanieski</w:t>
      </w:r>
      <w:proofErr w:type="spellEnd"/>
      <w:r w:rsidR="007977C4" w:rsidRPr="000B41F6">
        <w:rPr>
          <w:rFonts w:ascii="Times New Roman" w:hAnsi="Times New Roman" w:cs="Times New Roman"/>
          <w:color w:val="000000" w:themeColor="text1"/>
          <w:sz w:val="24"/>
          <w:szCs w:val="24"/>
        </w:rPr>
        <w:t xml:space="preserve"> da Silva et al. (2019) looked at </w:t>
      </w:r>
      <w:r w:rsidR="000F6069" w:rsidRPr="000B41F6">
        <w:rPr>
          <w:rFonts w:ascii="Times New Roman" w:hAnsi="Times New Roman" w:cs="Times New Roman"/>
          <w:color w:val="000000" w:themeColor="text1"/>
          <w:sz w:val="24"/>
          <w:szCs w:val="24"/>
        </w:rPr>
        <w:t>saw timber</w:t>
      </w:r>
      <w:r w:rsidR="007977C4" w:rsidRPr="000B41F6">
        <w:rPr>
          <w:rFonts w:ascii="Times New Roman" w:hAnsi="Times New Roman" w:cs="Times New Roman"/>
          <w:color w:val="000000" w:themeColor="text1"/>
          <w:sz w:val="24"/>
          <w:szCs w:val="24"/>
        </w:rPr>
        <w:t xml:space="preserve"> markets and claim that it is unclear whether a specific industry, such as pellet mills, may influence the pulpwood stumpage price connection.</w:t>
      </w:r>
      <w:r w:rsidR="000F6069" w:rsidRPr="000B41F6">
        <w:rPr>
          <w:rFonts w:ascii="Times New Roman" w:hAnsi="Times New Roman" w:cs="Times New Roman"/>
          <w:color w:val="000000" w:themeColor="text1"/>
          <w:sz w:val="24"/>
          <w:szCs w:val="24"/>
        </w:rPr>
        <w:t xml:space="preserve"> Further, p</w:t>
      </w:r>
      <w:r w:rsidR="002964A6" w:rsidRPr="000B41F6">
        <w:rPr>
          <w:rFonts w:ascii="Times New Roman" w:hAnsi="Times New Roman" w:cs="Times New Roman"/>
          <w:color w:val="000000" w:themeColor="text1"/>
          <w:sz w:val="24"/>
          <w:szCs w:val="24"/>
        </w:rPr>
        <w:t xml:space="preserve">ulpwood markets have received little attention, with most studies taking place in the early 2000s </w:t>
      </w:r>
      <w:r w:rsidR="002964A6" w:rsidRPr="000B41F6">
        <w:rPr>
          <w:rFonts w:ascii="Times New Roman" w:hAnsi="Times New Roman" w:cs="Times New Roman"/>
          <w:color w:val="000000" w:themeColor="text1"/>
          <w:sz w:val="24"/>
          <w:szCs w:val="24"/>
          <w:shd w:val="clear" w:color="auto" w:fill="FFFFFF"/>
        </w:rPr>
        <w:t>(Yin et al., 2002)</w:t>
      </w:r>
      <w:r w:rsidR="002964A6" w:rsidRPr="000B41F6">
        <w:rPr>
          <w:rFonts w:ascii="Times New Roman" w:hAnsi="Times New Roman" w:cs="Times New Roman"/>
          <w:color w:val="000000" w:themeColor="text1"/>
          <w:sz w:val="24"/>
          <w:szCs w:val="24"/>
        </w:rPr>
        <w:t>. Since then, the timber industry has seen significant transformations, including the 2008 crisis and the development of a significant bioenergy sector.</w:t>
      </w:r>
    </w:p>
    <w:p w14:paraId="05D1D7D7" w14:textId="5E521364" w:rsidR="000F6069" w:rsidRPr="000B41F6" w:rsidRDefault="000F6069" w:rsidP="000B41F6">
      <w:pPr>
        <w:spacing w:line="480" w:lineRule="auto"/>
        <w:contextualSpacing/>
        <w:rPr>
          <w:rFonts w:ascii="Times New Roman" w:hAnsi="Times New Roman" w:cs="Times New Roman"/>
          <w:color w:val="000000" w:themeColor="text1"/>
          <w:sz w:val="24"/>
          <w:szCs w:val="24"/>
        </w:rPr>
      </w:pPr>
    </w:p>
    <w:p w14:paraId="4A70DEA9" w14:textId="77777777" w:rsidR="00B23AEF" w:rsidRPr="000B41F6" w:rsidRDefault="00EC4368"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The paper industries continue to play an essential role as regional economic drivers, as natural resource-based businesses that produce in-demand products (</w:t>
      </w:r>
      <w:proofErr w:type="spellStart"/>
      <w:r w:rsidRPr="000B41F6">
        <w:rPr>
          <w:rFonts w:ascii="Times New Roman" w:hAnsi="Times New Roman" w:cs="Times New Roman"/>
          <w:color w:val="000000" w:themeColor="text1"/>
          <w:sz w:val="24"/>
          <w:szCs w:val="24"/>
        </w:rPr>
        <w:t>Duden</w:t>
      </w:r>
      <w:proofErr w:type="spellEnd"/>
      <w:r w:rsidRPr="000B41F6">
        <w:rPr>
          <w:rFonts w:ascii="Times New Roman" w:hAnsi="Times New Roman" w:cs="Times New Roman"/>
          <w:color w:val="000000" w:themeColor="text1"/>
          <w:sz w:val="24"/>
          <w:szCs w:val="24"/>
        </w:rPr>
        <w:t xml:space="preserve"> et al., 2017). Despite a significant recession and its aftereffects that occurred over the time period, the total economic output of South Carolina's forestry industry has climbed </w:t>
      </w:r>
      <w:r w:rsidR="00B23AEF" w:rsidRPr="000B41F6">
        <w:rPr>
          <w:rFonts w:ascii="Times New Roman" w:hAnsi="Times New Roman" w:cs="Times New Roman"/>
          <w:color w:val="000000" w:themeColor="text1"/>
          <w:sz w:val="24"/>
          <w:szCs w:val="24"/>
        </w:rPr>
        <w:t>(</w:t>
      </w:r>
      <w:proofErr w:type="spellStart"/>
      <w:r w:rsidR="00B23AEF" w:rsidRPr="000B41F6">
        <w:rPr>
          <w:rFonts w:ascii="Times New Roman" w:hAnsi="Times New Roman" w:cs="Times New Roman"/>
          <w:color w:val="000000" w:themeColor="text1"/>
          <w:sz w:val="24"/>
          <w:szCs w:val="24"/>
        </w:rPr>
        <w:t>Khanal</w:t>
      </w:r>
      <w:proofErr w:type="spellEnd"/>
      <w:r w:rsidR="00B23AEF" w:rsidRPr="000B41F6">
        <w:rPr>
          <w:rFonts w:ascii="Times New Roman" w:hAnsi="Times New Roman" w:cs="Times New Roman"/>
          <w:color w:val="000000" w:themeColor="text1"/>
          <w:sz w:val="24"/>
          <w:szCs w:val="24"/>
        </w:rPr>
        <w:t xml:space="preserve"> et al., n.d.)</w:t>
      </w:r>
    </w:p>
    <w:p w14:paraId="49A65D98" w14:textId="5D3C25FB" w:rsidR="000F6069" w:rsidRPr="000B41F6" w:rsidRDefault="00EC4368"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by more than $3.6 billion over the previous decade (</w:t>
      </w:r>
      <w:proofErr w:type="spellStart"/>
      <w:r w:rsidRPr="000B41F6">
        <w:rPr>
          <w:rFonts w:ascii="Times New Roman" w:hAnsi="Times New Roman" w:cs="Times New Roman"/>
          <w:color w:val="000000" w:themeColor="text1"/>
          <w:sz w:val="24"/>
          <w:szCs w:val="24"/>
        </w:rPr>
        <w:t>Dahal</w:t>
      </w:r>
      <w:proofErr w:type="spellEnd"/>
      <w:r w:rsidRPr="000B41F6">
        <w:rPr>
          <w:rFonts w:ascii="Times New Roman" w:hAnsi="Times New Roman" w:cs="Times New Roman"/>
          <w:color w:val="000000" w:themeColor="text1"/>
          <w:sz w:val="24"/>
          <w:szCs w:val="24"/>
        </w:rPr>
        <w:t xml:space="preserve"> et al., 2015). No previous academic research in the paper and pulp sector has extensively explored the link between raw materials and final products throughout all states, to our knowledge. This study is thus particularly significant for the United States, which is one of the largest producers and users of paper and associated products. Further, </w:t>
      </w:r>
      <w:r w:rsidR="00AA5DC0" w:rsidRPr="000B41F6">
        <w:rPr>
          <w:rFonts w:ascii="Times New Roman" w:hAnsi="Times New Roman" w:cs="Times New Roman"/>
          <w:color w:val="000000" w:themeColor="text1"/>
          <w:sz w:val="24"/>
          <w:szCs w:val="24"/>
        </w:rPr>
        <w:t>several studies have looked at the forest economy's economic significance in a global framework (Crabtree, 2015). Fewer research has looked at this in a domestic setting, and several have produced results in a very confined, single state (Jolley et al., 2020) or at a regional level (</w:t>
      </w:r>
      <w:proofErr w:type="spellStart"/>
      <w:r w:rsidR="00AA5DC0" w:rsidRPr="000B41F6">
        <w:rPr>
          <w:rFonts w:ascii="Times New Roman" w:hAnsi="Times New Roman" w:cs="Times New Roman"/>
          <w:color w:val="000000" w:themeColor="text1"/>
          <w:sz w:val="24"/>
          <w:szCs w:val="24"/>
        </w:rPr>
        <w:t>Dahal</w:t>
      </w:r>
      <w:proofErr w:type="spellEnd"/>
      <w:r w:rsidR="00AA5DC0" w:rsidRPr="000B41F6">
        <w:rPr>
          <w:rFonts w:ascii="Times New Roman" w:hAnsi="Times New Roman" w:cs="Times New Roman"/>
          <w:color w:val="000000" w:themeColor="text1"/>
          <w:sz w:val="24"/>
          <w:szCs w:val="24"/>
        </w:rPr>
        <w:t xml:space="preserve"> et al., 2015).</w:t>
      </w:r>
      <w:r w:rsidR="00B23AEF" w:rsidRPr="000B41F6">
        <w:rPr>
          <w:rFonts w:ascii="Times New Roman" w:hAnsi="Times New Roman" w:cs="Times New Roman"/>
          <w:color w:val="000000" w:themeColor="text1"/>
          <w:sz w:val="24"/>
          <w:szCs w:val="24"/>
        </w:rPr>
        <w:t xml:space="preserve"> </w:t>
      </w:r>
    </w:p>
    <w:p w14:paraId="6789FAD4" w14:textId="77777777" w:rsidR="00910B83" w:rsidRPr="000B41F6" w:rsidRDefault="00910B83" w:rsidP="000B41F6">
      <w:pPr>
        <w:spacing w:line="480" w:lineRule="auto"/>
        <w:contextualSpacing/>
        <w:rPr>
          <w:rFonts w:ascii="Times New Roman" w:hAnsi="Times New Roman" w:cs="Times New Roman"/>
          <w:color w:val="000000" w:themeColor="text1"/>
          <w:sz w:val="24"/>
          <w:szCs w:val="24"/>
        </w:rPr>
      </w:pPr>
    </w:p>
    <w:p w14:paraId="369DC284" w14:textId="5C711BFD" w:rsidR="00910B83" w:rsidRPr="000B41F6" w:rsidRDefault="00910B83"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Market integration studies can reveal what occurs when a random shock hits the system's long-run equilibrium connection, as well as how quickly the system recovers to equilibrium. It will be interesting to explain the reasons that caused the shock and the factors which resulted in market resilience or that have accelerated or delayed the comeback. If a market takes a long time to return to its long-run equilibrium after a break, it may be sensitive to disruptive shocks (Martin &amp; </w:t>
      </w:r>
      <w:proofErr w:type="spellStart"/>
      <w:r w:rsidRPr="000B41F6">
        <w:rPr>
          <w:rFonts w:ascii="Times New Roman" w:hAnsi="Times New Roman" w:cs="Times New Roman"/>
          <w:color w:val="000000" w:themeColor="text1"/>
          <w:sz w:val="24"/>
          <w:szCs w:val="24"/>
        </w:rPr>
        <w:t>Sunley</w:t>
      </w:r>
      <w:proofErr w:type="spellEnd"/>
      <w:r w:rsidRPr="000B41F6">
        <w:rPr>
          <w:rFonts w:ascii="Times New Roman" w:hAnsi="Times New Roman" w:cs="Times New Roman"/>
          <w:color w:val="000000" w:themeColor="text1"/>
          <w:sz w:val="24"/>
          <w:szCs w:val="24"/>
        </w:rPr>
        <w:t xml:space="preserve">, 2014). In this case, the global market's trade policy should be altered to balance the effects. In addition to market integration, global producers and policymakers would benefit from a better knowledge of pricing trends among many associated items in the market. Given that the United States is both one of the world's largest users and manufacturers of pulp and paper goods, the impact of US domestic prices on the worldwide market might be substantial. Also, global policy changes in turn result in </w:t>
      </w:r>
      <w:r w:rsidRPr="000B41F6">
        <w:rPr>
          <w:rFonts w:ascii="Times New Roman" w:hAnsi="Times New Roman" w:cs="Times New Roman"/>
          <w:color w:val="000000" w:themeColor="text1"/>
          <w:sz w:val="24"/>
          <w:szCs w:val="24"/>
        </w:rPr>
        <w:lastRenderedPageBreak/>
        <w:t xml:space="preserve">considerable fluctuations in the market integration of US paper production. </w:t>
      </w:r>
      <w:r w:rsidRPr="000B41F6">
        <w:rPr>
          <w:rFonts w:ascii="Times New Roman" w:hAnsi="Times New Roman" w:cs="Times New Roman"/>
          <w:color w:val="000000" w:themeColor="text1"/>
          <w:sz w:val="24"/>
          <w:szCs w:val="24"/>
          <w:shd w:val="clear" w:color="auto" w:fill="FFFFFF"/>
        </w:rPr>
        <w:t>(</w:t>
      </w:r>
      <w:proofErr w:type="spellStart"/>
      <w:r w:rsidRPr="000B41F6">
        <w:rPr>
          <w:rFonts w:ascii="Times New Roman" w:hAnsi="Times New Roman" w:cs="Times New Roman"/>
          <w:color w:val="000000" w:themeColor="text1"/>
          <w:sz w:val="24"/>
          <w:szCs w:val="24"/>
          <w:shd w:val="clear" w:color="auto" w:fill="FFFFFF"/>
        </w:rPr>
        <w:t>Kainulainen</w:t>
      </w:r>
      <w:proofErr w:type="spellEnd"/>
      <w:r w:rsidRPr="000B41F6">
        <w:rPr>
          <w:rFonts w:ascii="Times New Roman" w:hAnsi="Times New Roman" w:cs="Times New Roman"/>
          <w:color w:val="000000" w:themeColor="text1"/>
          <w:sz w:val="24"/>
          <w:szCs w:val="24"/>
          <w:shd w:val="clear" w:color="auto" w:fill="FFFFFF"/>
        </w:rPr>
        <w:t xml:space="preserve"> &amp; </w:t>
      </w:r>
      <w:proofErr w:type="spellStart"/>
      <w:r w:rsidRPr="000B41F6">
        <w:rPr>
          <w:rFonts w:ascii="Times New Roman" w:hAnsi="Times New Roman" w:cs="Times New Roman"/>
          <w:color w:val="000000" w:themeColor="text1"/>
          <w:sz w:val="24"/>
          <w:szCs w:val="24"/>
          <w:shd w:val="clear" w:color="auto" w:fill="FFFFFF"/>
        </w:rPr>
        <w:t>Toppinen</w:t>
      </w:r>
      <w:proofErr w:type="spellEnd"/>
      <w:r w:rsidRPr="000B41F6">
        <w:rPr>
          <w:rFonts w:ascii="Times New Roman" w:hAnsi="Times New Roman" w:cs="Times New Roman"/>
          <w:color w:val="000000" w:themeColor="text1"/>
          <w:sz w:val="24"/>
          <w:szCs w:val="24"/>
          <w:shd w:val="clear" w:color="auto" w:fill="FFFFFF"/>
        </w:rPr>
        <w:t xml:space="preserve">, 2006) </w:t>
      </w:r>
      <w:r w:rsidRPr="000B41F6">
        <w:rPr>
          <w:rFonts w:ascii="Times New Roman" w:hAnsi="Times New Roman" w:cs="Times New Roman"/>
          <w:color w:val="000000" w:themeColor="text1"/>
          <w:sz w:val="24"/>
          <w:szCs w:val="24"/>
        </w:rPr>
        <w:t>examined the light-weight coated paper and uncoated wood-free office paper markets in Euros per ton in three European markets: France, Germany, and the United Kingdom. Their findings show that the degree of market integration is linked to the advent of the European currency union and is strengthened as a result.</w:t>
      </w:r>
    </w:p>
    <w:p w14:paraId="7A4BAFF8" w14:textId="77777777" w:rsidR="001B4A1E" w:rsidRPr="000B41F6" w:rsidRDefault="001B4A1E" w:rsidP="000B41F6">
      <w:pPr>
        <w:spacing w:line="480" w:lineRule="auto"/>
        <w:contextualSpacing/>
        <w:rPr>
          <w:rFonts w:ascii="Times New Roman" w:hAnsi="Times New Roman" w:cs="Times New Roman"/>
          <w:color w:val="000000" w:themeColor="text1"/>
          <w:sz w:val="24"/>
          <w:szCs w:val="24"/>
        </w:rPr>
      </w:pPr>
    </w:p>
    <w:p w14:paraId="4AEBFA24" w14:textId="0F77F785" w:rsidR="00910B83" w:rsidRPr="000B41F6" w:rsidRDefault="00B5197B"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Newsprint paper mills all throughout North America have battled to stay viable in a market where conventional print media is gradually being overtaken by digital media (Durocher &amp; Higginson, 2019). The COVID-19 epidemic impacted a variety of businesses, including the timber industry. According to a recent analysis by the Food and Agriculture Organization (FAO 2020), the epidemic wreaked havoc on the wood value chain. However, the intensity was not uniform across sectors, with the pulp and paper industry reporting a favourable impact (</w:t>
      </w:r>
      <w:proofErr w:type="spellStart"/>
      <w:r w:rsidRPr="000B41F6">
        <w:rPr>
          <w:rFonts w:ascii="Times New Roman" w:hAnsi="Times New Roman" w:cs="Times New Roman"/>
          <w:color w:val="000000" w:themeColor="text1"/>
          <w:sz w:val="24"/>
          <w:szCs w:val="24"/>
        </w:rPr>
        <w:t>Strdal</w:t>
      </w:r>
      <w:proofErr w:type="spellEnd"/>
      <w:r w:rsidRPr="000B41F6">
        <w:rPr>
          <w:rFonts w:ascii="Times New Roman" w:hAnsi="Times New Roman" w:cs="Times New Roman"/>
          <w:color w:val="000000" w:themeColor="text1"/>
          <w:sz w:val="24"/>
          <w:szCs w:val="24"/>
        </w:rPr>
        <w:t xml:space="preserve"> et al., 2021). This is possible because the forest products business is diversified and interconnected with many markets and value chains on both the demand and supply sides.</w:t>
      </w:r>
      <w:r w:rsidR="001B4A1E" w:rsidRPr="000B41F6">
        <w:rPr>
          <w:rFonts w:ascii="Times New Roman" w:hAnsi="Times New Roman" w:cs="Times New Roman"/>
          <w:color w:val="000000" w:themeColor="text1"/>
          <w:sz w:val="24"/>
          <w:szCs w:val="24"/>
        </w:rPr>
        <w:t xml:space="preserve"> Since 2000, the forest industries have been in a phase of change, with the global forest sector's economic development becoming more unpredictable and the drivers becoming more diversified than prior. Several internal and external forces, such as globalisation, global climate change, and worldwide rules and regulations, influence changes in forest sectors (Jonsson, 2011). According to </w:t>
      </w:r>
      <w:proofErr w:type="spellStart"/>
      <w:r w:rsidR="001B4A1E" w:rsidRPr="000B41F6">
        <w:rPr>
          <w:rFonts w:ascii="Times New Roman" w:hAnsi="Times New Roman" w:cs="Times New Roman"/>
          <w:color w:val="000000" w:themeColor="text1"/>
          <w:sz w:val="24"/>
          <w:szCs w:val="24"/>
        </w:rPr>
        <w:t>Hurmekoski</w:t>
      </w:r>
      <w:proofErr w:type="spellEnd"/>
      <w:r w:rsidR="001B4A1E" w:rsidRPr="000B41F6">
        <w:rPr>
          <w:rFonts w:ascii="Times New Roman" w:hAnsi="Times New Roman" w:cs="Times New Roman"/>
          <w:color w:val="000000" w:themeColor="text1"/>
          <w:sz w:val="24"/>
          <w:szCs w:val="24"/>
        </w:rPr>
        <w:t xml:space="preserve"> &amp; </w:t>
      </w:r>
      <w:proofErr w:type="spellStart"/>
      <w:r w:rsidR="001B4A1E" w:rsidRPr="000B41F6">
        <w:rPr>
          <w:rFonts w:ascii="Times New Roman" w:hAnsi="Times New Roman" w:cs="Times New Roman"/>
          <w:color w:val="000000" w:themeColor="text1"/>
          <w:sz w:val="24"/>
          <w:szCs w:val="24"/>
        </w:rPr>
        <w:t>Hetemäki</w:t>
      </w:r>
      <w:proofErr w:type="spellEnd"/>
      <w:r w:rsidR="001B4A1E" w:rsidRPr="000B41F6">
        <w:rPr>
          <w:rFonts w:ascii="Times New Roman" w:hAnsi="Times New Roman" w:cs="Times New Roman"/>
          <w:color w:val="000000" w:themeColor="text1"/>
          <w:sz w:val="24"/>
          <w:szCs w:val="24"/>
        </w:rPr>
        <w:t xml:space="preserve"> (2013), the digitization of media has resulted in stagnation or even a drop in income for printing paper, resulting in a significant reorganisation of the worldwide paper sectors.</w:t>
      </w:r>
    </w:p>
    <w:p w14:paraId="085F5381" w14:textId="77777777" w:rsidR="00A22827" w:rsidRPr="000B41F6" w:rsidRDefault="00A22827" w:rsidP="000B41F6">
      <w:pPr>
        <w:spacing w:line="480" w:lineRule="auto"/>
        <w:contextualSpacing/>
        <w:rPr>
          <w:rFonts w:ascii="Times New Roman" w:hAnsi="Times New Roman" w:cs="Times New Roman"/>
          <w:color w:val="000000" w:themeColor="text1"/>
          <w:sz w:val="24"/>
          <w:szCs w:val="24"/>
        </w:rPr>
      </w:pPr>
    </w:p>
    <w:p w14:paraId="1775567C" w14:textId="72AE3138" w:rsidR="00B56222" w:rsidRPr="000B41F6" w:rsidRDefault="0027122A"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However, data from earlier in the decade contradict this theory. According to Sun and Zhang (2001), forestry-related assets are little connected with financial markets and have low systematic risk. However,  events such as financial crises and pandemics affect different </w:t>
      </w:r>
      <w:r w:rsidRPr="000B41F6">
        <w:rPr>
          <w:rFonts w:ascii="Times New Roman" w:hAnsi="Times New Roman" w:cs="Times New Roman"/>
          <w:color w:val="000000" w:themeColor="text1"/>
          <w:sz w:val="24"/>
          <w:szCs w:val="24"/>
        </w:rPr>
        <w:lastRenderedPageBreak/>
        <w:t>value chains in different ways. The market for sawn wood, for example, is more cyclical than the market for paper, and it was hit harder by the global financial crisis, though it has since recovered. Housing development in the United States plummeted by about 80% between 2006 and 2009 owing to the global financial crisis</w:t>
      </w:r>
      <w:r w:rsidR="0068315F" w:rsidRPr="000B41F6">
        <w:rPr>
          <w:rFonts w:ascii="Times New Roman" w:hAnsi="Times New Roman" w:cs="Times New Roman"/>
          <w:color w:val="000000" w:themeColor="text1"/>
          <w:sz w:val="24"/>
          <w:szCs w:val="24"/>
          <w:shd w:val="clear" w:color="auto" w:fill="FFFFFF"/>
        </w:rPr>
        <w:t xml:space="preserve"> (</w:t>
      </w:r>
      <w:proofErr w:type="spellStart"/>
      <w:r w:rsidR="0068315F" w:rsidRPr="000B41F6">
        <w:rPr>
          <w:rFonts w:ascii="Times New Roman" w:hAnsi="Times New Roman" w:cs="Times New Roman"/>
          <w:color w:val="000000" w:themeColor="text1"/>
          <w:sz w:val="24"/>
          <w:szCs w:val="24"/>
          <w:shd w:val="clear" w:color="auto" w:fill="FFFFFF"/>
        </w:rPr>
        <w:t>Størdal</w:t>
      </w:r>
      <w:proofErr w:type="spellEnd"/>
      <w:r w:rsidR="0068315F" w:rsidRPr="000B41F6">
        <w:rPr>
          <w:rFonts w:ascii="Times New Roman" w:hAnsi="Times New Roman" w:cs="Times New Roman"/>
          <w:color w:val="000000" w:themeColor="text1"/>
          <w:sz w:val="24"/>
          <w:szCs w:val="24"/>
          <w:shd w:val="clear" w:color="auto" w:fill="FFFFFF"/>
        </w:rPr>
        <w:t xml:space="preserve"> et al., 2021)</w:t>
      </w:r>
      <w:r w:rsidRPr="000B41F6">
        <w:rPr>
          <w:rFonts w:ascii="Times New Roman" w:hAnsi="Times New Roman" w:cs="Times New Roman"/>
          <w:color w:val="000000" w:themeColor="text1"/>
          <w:sz w:val="24"/>
          <w:szCs w:val="24"/>
        </w:rPr>
        <w:t>, according to Ince and Nepal (2012), while the global output of wood-based panels declined by 15.6 per cent between 2007 and 2009.</w:t>
      </w:r>
      <w:r w:rsidR="0068315F" w:rsidRPr="000B41F6">
        <w:rPr>
          <w:rFonts w:ascii="Times New Roman" w:hAnsi="Times New Roman" w:cs="Times New Roman"/>
          <w:color w:val="000000" w:themeColor="text1"/>
          <w:sz w:val="24"/>
          <w:szCs w:val="24"/>
        </w:rPr>
        <w:t xml:space="preserve"> Data for the time following the financial crisis, from 2009 to 2019, reveal that worldwide output growth for paper and paperboard was just 9% in contrast to 36% for wood panels</w:t>
      </w:r>
      <w:r w:rsidR="00A22827" w:rsidRPr="000B41F6">
        <w:rPr>
          <w:rFonts w:ascii="Times New Roman" w:hAnsi="Times New Roman" w:cs="Times New Roman"/>
          <w:color w:val="000000" w:themeColor="text1"/>
          <w:sz w:val="24"/>
          <w:szCs w:val="24"/>
        </w:rPr>
        <w:t xml:space="preserve"> </w:t>
      </w:r>
      <w:r w:rsidR="00A22827" w:rsidRPr="000B41F6">
        <w:rPr>
          <w:rFonts w:ascii="Times New Roman" w:hAnsi="Times New Roman" w:cs="Times New Roman"/>
          <w:color w:val="000000" w:themeColor="text1"/>
          <w:sz w:val="24"/>
          <w:szCs w:val="24"/>
          <w:shd w:val="clear" w:color="auto" w:fill="FFFFFF"/>
        </w:rPr>
        <w:t>(Food and Agricultural Organisation, 2021)</w:t>
      </w:r>
      <w:r w:rsidR="00A22827" w:rsidRPr="000B41F6">
        <w:rPr>
          <w:rFonts w:ascii="Times New Roman" w:hAnsi="Times New Roman" w:cs="Times New Roman"/>
          <w:color w:val="000000" w:themeColor="text1"/>
          <w:sz w:val="24"/>
          <w:szCs w:val="24"/>
        </w:rPr>
        <w:t>.</w:t>
      </w:r>
    </w:p>
    <w:p w14:paraId="11F6D538" w14:textId="77777777" w:rsidR="008B5D54" w:rsidRDefault="008B5D54" w:rsidP="000B41F6">
      <w:pPr>
        <w:spacing w:line="480" w:lineRule="auto"/>
        <w:contextualSpacing/>
        <w:rPr>
          <w:ins w:id="145" w:author="Abhijit Sharma" w:date="2022-05-29T18:05:00Z"/>
          <w:rFonts w:ascii="Times New Roman" w:hAnsi="Times New Roman" w:cs="Times New Roman"/>
          <w:color w:val="000000" w:themeColor="text1"/>
          <w:sz w:val="24"/>
          <w:szCs w:val="24"/>
        </w:rPr>
      </w:pPr>
      <w:ins w:id="146" w:author="Abhijit Sharma" w:date="2022-05-29T18:05:00Z">
        <w:r>
          <w:rPr>
            <w:rFonts w:ascii="Times New Roman" w:hAnsi="Times New Roman" w:cs="Times New Roman"/>
            <w:color w:val="000000" w:themeColor="text1"/>
            <w:sz w:val="24"/>
            <w:szCs w:val="24"/>
          </w:rPr>
          <w:t xml:space="preserve">This section is not fit for purpose. </w:t>
        </w:r>
      </w:ins>
    </w:p>
    <w:p w14:paraId="63A0D1EB" w14:textId="77777777" w:rsidR="008B5D54" w:rsidRDefault="008B5D54" w:rsidP="000B41F6">
      <w:pPr>
        <w:spacing w:line="480" w:lineRule="auto"/>
        <w:contextualSpacing/>
        <w:rPr>
          <w:ins w:id="147" w:author="Abhijit Sharma" w:date="2022-05-29T18:06:00Z"/>
          <w:rFonts w:ascii="Times New Roman" w:hAnsi="Times New Roman" w:cs="Times New Roman"/>
          <w:color w:val="000000" w:themeColor="text1"/>
          <w:sz w:val="24"/>
          <w:szCs w:val="24"/>
        </w:rPr>
      </w:pPr>
      <w:ins w:id="148" w:author="Abhijit Sharma" w:date="2022-05-29T18:05:00Z">
        <w:r>
          <w:rPr>
            <w:rFonts w:ascii="Times New Roman" w:hAnsi="Times New Roman" w:cs="Times New Roman"/>
            <w:color w:val="000000" w:themeColor="text1"/>
            <w:sz w:val="24"/>
            <w:szCs w:val="24"/>
          </w:rPr>
          <w:t>You need to think of clear research strands emerging in your Sections 2 and 3, avoid repeti</w:t>
        </w:r>
      </w:ins>
      <w:ins w:id="149" w:author="Abhijit Sharma" w:date="2022-05-29T18:06:00Z">
        <w:r>
          <w:rPr>
            <w:rFonts w:ascii="Times New Roman" w:hAnsi="Times New Roman" w:cs="Times New Roman"/>
            <w:color w:val="000000" w:themeColor="text1"/>
            <w:sz w:val="24"/>
            <w:szCs w:val="24"/>
          </w:rPr>
          <w:t xml:space="preserve">tions and reconsider the structure of your </w:t>
        </w:r>
        <w:proofErr w:type="spellStart"/>
        <w:r>
          <w:rPr>
            <w:rFonts w:ascii="Times New Roman" w:hAnsi="Times New Roman" w:cs="Times New Roman"/>
            <w:color w:val="000000" w:themeColor="text1"/>
            <w:sz w:val="24"/>
            <w:szCs w:val="24"/>
          </w:rPr>
          <w:t>litt</w:t>
        </w:r>
        <w:proofErr w:type="spellEnd"/>
        <w:r>
          <w:rPr>
            <w:rFonts w:ascii="Times New Roman" w:hAnsi="Times New Roman" w:cs="Times New Roman"/>
            <w:color w:val="000000" w:themeColor="text1"/>
            <w:sz w:val="24"/>
            <w:szCs w:val="24"/>
          </w:rPr>
          <w:t xml:space="preserve"> review. You should include a succinct and clear overview of the US paper and related market with suitable data – that can be your Section 3, after your </w:t>
        </w:r>
        <w:proofErr w:type="spellStart"/>
        <w:r>
          <w:rPr>
            <w:rFonts w:ascii="Times New Roman" w:hAnsi="Times New Roman" w:cs="Times New Roman"/>
            <w:color w:val="000000" w:themeColor="text1"/>
            <w:sz w:val="24"/>
            <w:szCs w:val="24"/>
          </w:rPr>
          <w:t>litt</w:t>
        </w:r>
        <w:proofErr w:type="spellEnd"/>
        <w:r>
          <w:rPr>
            <w:rFonts w:ascii="Times New Roman" w:hAnsi="Times New Roman" w:cs="Times New Roman"/>
            <w:color w:val="000000" w:themeColor="text1"/>
            <w:sz w:val="24"/>
            <w:szCs w:val="24"/>
          </w:rPr>
          <w:t xml:space="preserve"> (or before).</w:t>
        </w:r>
      </w:ins>
    </w:p>
    <w:p w14:paraId="6F7D179B" w14:textId="77777777" w:rsidR="008B5D54" w:rsidRDefault="008B5D54" w:rsidP="000B41F6">
      <w:pPr>
        <w:spacing w:line="480" w:lineRule="auto"/>
        <w:contextualSpacing/>
        <w:rPr>
          <w:ins w:id="150" w:author="Abhijit Sharma" w:date="2022-05-29T18:07:00Z"/>
          <w:rFonts w:ascii="Times New Roman" w:hAnsi="Times New Roman" w:cs="Times New Roman"/>
          <w:color w:val="000000" w:themeColor="text1"/>
          <w:sz w:val="24"/>
          <w:szCs w:val="24"/>
        </w:rPr>
      </w:pPr>
      <w:ins w:id="151" w:author="Abhijit Sharma" w:date="2022-05-29T18:06:00Z">
        <w:r>
          <w:rPr>
            <w:rFonts w:ascii="Times New Roman" w:hAnsi="Times New Roman" w:cs="Times New Roman"/>
            <w:color w:val="000000" w:themeColor="text1"/>
            <w:sz w:val="24"/>
            <w:szCs w:val="24"/>
          </w:rPr>
          <w:t>You need up to date and comp</w:t>
        </w:r>
      </w:ins>
      <w:ins w:id="152" w:author="Abhijit Sharma" w:date="2022-05-29T18:07:00Z">
        <w:r>
          <w:rPr>
            <w:rFonts w:ascii="Times New Roman" w:hAnsi="Times New Roman" w:cs="Times New Roman"/>
            <w:color w:val="000000" w:themeColor="text1"/>
            <w:sz w:val="24"/>
            <w:szCs w:val="24"/>
          </w:rPr>
          <w:t xml:space="preserve">lete references. </w:t>
        </w:r>
      </w:ins>
    </w:p>
    <w:p w14:paraId="6B3CF89C" w14:textId="77777777" w:rsidR="008B5D54" w:rsidRDefault="008B5D54" w:rsidP="000B41F6">
      <w:pPr>
        <w:spacing w:line="480" w:lineRule="auto"/>
        <w:contextualSpacing/>
        <w:rPr>
          <w:ins w:id="153" w:author="Abhijit Sharma" w:date="2022-05-29T18:07:00Z"/>
          <w:rFonts w:ascii="Times New Roman" w:hAnsi="Times New Roman" w:cs="Times New Roman"/>
          <w:color w:val="000000" w:themeColor="text1"/>
          <w:sz w:val="24"/>
          <w:szCs w:val="24"/>
        </w:rPr>
      </w:pPr>
      <w:ins w:id="154" w:author="Abhijit Sharma" w:date="2022-05-29T18:07:00Z">
        <w:r>
          <w:rPr>
            <w:rFonts w:ascii="Times New Roman" w:hAnsi="Times New Roman" w:cs="Times New Roman"/>
            <w:color w:val="000000" w:themeColor="text1"/>
            <w:sz w:val="24"/>
            <w:szCs w:val="24"/>
          </w:rPr>
          <w:t>You should clearly distinguish between empirical and theoretical papers.</w:t>
        </w:r>
      </w:ins>
    </w:p>
    <w:p w14:paraId="38BC9B47" w14:textId="6C31B3A0" w:rsidR="00910B83" w:rsidRPr="000B41F6" w:rsidRDefault="008B5D54" w:rsidP="000B41F6">
      <w:pPr>
        <w:spacing w:line="480" w:lineRule="auto"/>
        <w:contextualSpacing/>
        <w:rPr>
          <w:rFonts w:ascii="Times New Roman" w:hAnsi="Times New Roman" w:cs="Times New Roman"/>
          <w:color w:val="000000" w:themeColor="text1"/>
          <w:sz w:val="24"/>
          <w:szCs w:val="24"/>
        </w:rPr>
      </w:pPr>
      <w:ins w:id="155" w:author="Abhijit Sharma" w:date="2022-05-29T18:07:00Z">
        <w:r>
          <w:rPr>
            <w:rFonts w:ascii="Times New Roman" w:hAnsi="Times New Roman" w:cs="Times New Roman"/>
            <w:color w:val="000000" w:themeColor="text1"/>
            <w:sz w:val="24"/>
            <w:szCs w:val="24"/>
          </w:rPr>
          <w:t>A KEY LIMITATION IS I CANNOT IDENTIFY ANY THEORETICAL OR CONCEPTUAL FRAMEWORK FOR YOUR RESEARCH AND YOU DON’T SET OUT ANY CLEARLY ARGUED TESTABLE HYPOTHESE</w:t>
        </w:r>
      </w:ins>
      <w:ins w:id="156" w:author="Abhijit Sharma" w:date="2022-05-29T18:08:00Z">
        <w:r>
          <w:rPr>
            <w:rFonts w:ascii="Times New Roman" w:hAnsi="Times New Roman" w:cs="Times New Roman"/>
            <w:color w:val="000000" w:themeColor="text1"/>
            <w:sz w:val="24"/>
            <w:szCs w:val="24"/>
          </w:rPr>
          <w:t xml:space="preserve"> FOLLOWING A CLEAR LITT REVIEW. THIS IS A MAJOR LIMITATION. I AM NOT SURE YOU UNDERSTAND THE BASICS OF MICROECONOMIC THEORY – YOU NEED TO CARRY OUT DETAILED BACKGROUND READING TO COME UP TO SPEED. </w:t>
        </w:r>
      </w:ins>
      <w:r w:rsidR="00A22827" w:rsidRPr="000B41F6">
        <w:rPr>
          <w:rFonts w:ascii="Times New Roman" w:hAnsi="Times New Roman" w:cs="Times New Roman"/>
          <w:color w:val="000000" w:themeColor="text1"/>
          <w:sz w:val="24"/>
          <w:szCs w:val="24"/>
        </w:rPr>
        <w:t xml:space="preserve"> </w:t>
      </w:r>
    </w:p>
    <w:p w14:paraId="52EEC348" w14:textId="77777777"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55079EB4" w14:textId="77777777"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2A2F33B0" w14:textId="77777777"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4E2C3442" w14:textId="77777777"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2497FDF1" w14:textId="55185D59" w:rsidR="005918C5" w:rsidDel="00DA02EC" w:rsidRDefault="005918C5" w:rsidP="000B41F6">
      <w:pPr>
        <w:pStyle w:val="Subtitle"/>
        <w:spacing w:line="480" w:lineRule="auto"/>
        <w:contextualSpacing/>
        <w:rPr>
          <w:del w:id="157" w:author="Abhijit Sharma" w:date="2022-05-29T18:08:00Z"/>
          <w:rFonts w:ascii="Times New Roman" w:hAnsi="Times New Roman" w:cs="Times New Roman"/>
          <w:b/>
          <w:bCs/>
          <w:color w:val="000000" w:themeColor="text1"/>
          <w:sz w:val="24"/>
        </w:rPr>
      </w:pPr>
    </w:p>
    <w:p w14:paraId="7013A305" w14:textId="22C21114" w:rsidR="005918C5" w:rsidDel="00DA02EC" w:rsidRDefault="005918C5" w:rsidP="000B41F6">
      <w:pPr>
        <w:pStyle w:val="Subtitle"/>
        <w:spacing w:line="480" w:lineRule="auto"/>
        <w:contextualSpacing/>
        <w:rPr>
          <w:del w:id="158" w:author="Abhijit Sharma" w:date="2022-05-29T18:08:00Z"/>
          <w:rFonts w:ascii="Times New Roman" w:hAnsi="Times New Roman" w:cs="Times New Roman"/>
          <w:b/>
          <w:bCs/>
          <w:color w:val="000000" w:themeColor="text1"/>
          <w:sz w:val="24"/>
        </w:rPr>
      </w:pPr>
    </w:p>
    <w:p w14:paraId="157C4A7F" w14:textId="0A15EC68" w:rsidR="005918C5" w:rsidDel="00DA02EC" w:rsidRDefault="005918C5" w:rsidP="000B41F6">
      <w:pPr>
        <w:pStyle w:val="Subtitle"/>
        <w:spacing w:line="480" w:lineRule="auto"/>
        <w:contextualSpacing/>
        <w:rPr>
          <w:del w:id="159" w:author="Abhijit Sharma" w:date="2022-05-29T18:08:00Z"/>
          <w:rFonts w:ascii="Times New Roman" w:hAnsi="Times New Roman" w:cs="Times New Roman"/>
          <w:b/>
          <w:bCs/>
          <w:color w:val="000000" w:themeColor="text1"/>
          <w:sz w:val="24"/>
        </w:rPr>
      </w:pPr>
    </w:p>
    <w:p w14:paraId="053D63D6" w14:textId="061B17D8" w:rsidR="005918C5" w:rsidDel="00DA02EC" w:rsidRDefault="005918C5" w:rsidP="000B41F6">
      <w:pPr>
        <w:pStyle w:val="Subtitle"/>
        <w:spacing w:line="480" w:lineRule="auto"/>
        <w:contextualSpacing/>
        <w:rPr>
          <w:del w:id="160" w:author="Abhijit Sharma" w:date="2022-05-29T18:08:00Z"/>
          <w:rFonts w:ascii="Times New Roman" w:hAnsi="Times New Roman" w:cs="Times New Roman"/>
          <w:b/>
          <w:bCs/>
          <w:color w:val="000000" w:themeColor="text1"/>
          <w:sz w:val="24"/>
        </w:rPr>
      </w:pPr>
    </w:p>
    <w:p w14:paraId="6CE05681" w14:textId="586E6693" w:rsidR="005918C5" w:rsidDel="00DA02EC" w:rsidRDefault="005918C5" w:rsidP="000B41F6">
      <w:pPr>
        <w:pStyle w:val="Subtitle"/>
        <w:spacing w:line="480" w:lineRule="auto"/>
        <w:contextualSpacing/>
        <w:rPr>
          <w:del w:id="161" w:author="Abhijit Sharma" w:date="2022-05-29T18:08:00Z"/>
          <w:rFonts w:ascii="Times New Roman" w:hAnsi="Times New Roman" w:cs="Times New Roman"/>
          <w:b/>
          <w:bCs/>
          <w:color w:val="000000" w:themeColor="text1"/>
          <w:sz w:val="24"/>
        </w:rPr>
      </w:pPr>
    </w:p>
    <w:p w14:paraId="04C38AE5" w14:textId="1E61FC95" w:rsidR="005918C5" w:rsidDel="00DA02EC" w:rsidRDefault="005918C5" w:rsidP="000B41F6">
      <w:pPr>
        <w:pStyle w:val="Subtitle"/>
        <w:spacing w:line="480" w:lineRule="auto"/>
        <w:contextualSpacing/>
        <w:rPr>
          <w:del w:id="162" w:author="Abhijit Sharma" w:date="2022-05-29T18:08:00Z"/>
          <w:rFonts w:ascii="Times New Roman" w:hAnsi="Times New Roman" w:cs="Times New Roman"/>
          <w:b/>
          <w:bCs/>
          <w:color w:val="000000" w:themeColor="text1"/>
          <w:sz w:val="24"/>
        </w:rPr>
      </w:pPr>
    </w:p>
    <w:p w14:paraId="053F4B2D" w14:textId="3023982D" w:rsidR="005918C5" w:rsidDel="00DA02EC" w:rsidRDefault="005918C5" w:rsidP="000B41F6">
      <w:pPr>
        <w:pStyle w:val="Subtitle"/>
        <w:spacing w:line="480" w:lineRule="auto"/>
        <w:contextualSpacing/>
        <w:rPr>
          <w:del w:id="163" w:author="Abhijit Sharma" w:date="2022-05-29T18:08:00Z"/>
          <w:rFonts w:ascii="Times New Roman" w:hAnsi="Times New Roman" w:cs="Times New Roman"/>
          <w:b/>
          <w:bCs/>
          <w:color w:val="000000" w:themeColor="text1"/>
          <w:sz w:val="24"/>
        </w:rPr>
      </w:pPr>
    </w:p>
    <w:p w14:paraId="249D0319" w14:textId="77777777"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216668F6" w14:textId="7998F39D" w:rsidR="00B56222" w:rsidRPr="005918C5" w:rsidRDefault="001B24F1" w:rsidP="001B24F1">
      <w:pPr>
        <w:pStyle w:val="Heading1"/>
        <w:jc w:val="center"/>
      </w:pPr>
      <w:bookmarkStart w:id="164" w:name="_Toc101072330"/>
      <w:r>
        <w:t>4.</w:t>
      </w:r>
      <w:r w:rsidR="00B56222" w:rsidRPr="005918C5">
        <w:t>Theoretical Framework</w:t>
      </w:r>
      <w:bookmarkEnd w:id="164"/>
    </w:p>
    <w:p w14:paraId="669F56F6" w14:textId="5E066F11" w:rsidR="00F91BC3" w:rsidRDefault="00F91BC3" w:rsidP="000B41F6">
      <w:pPr>
        <w:spacing w:before="100" w:beforeAutospacing="1" w:after="100" w:afterAutospacing="1" w:line="480" w:lineRule="auto"/>
        <w:contextualSpacing/>
        <w:rPr>
          <w:ins w:id="165" w:author="Abhijit Sharma" w:date="2022-05-29T18:11:00Z"/>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Market integration is one of the most significant components of market structure. </w:t>
      </w:r>
      <w:ins w:id="166" w:author="Abhijit Sharma" w:date="2022-05-29T18:08:00Z">
        <w:r w:rsidR="006C475D">
          <w:rPr>
            <w:rFonts w:ascii="Times New Roman" w:hAnsi="Times New Roman" w:cs="Times New Roman"/>
            <w:color w:val="000000" w:themeColor="text1"/>
            <w:sz w:val="24"/>
            <w:szCs w:val="24"/>
          </w:rPr>
          <w:t>Ho</w:t>
        </w:r>
      </w:ins>
      <w:ins w:id="167" w:author="Abhijit Sharma" w:date="2022-05-29T18:09:00Z">
        <w:r w:rsidR="006C475D">
          <w:rPr>
            <w:rFonts w:ascii="Times New Roman" w:hAnsi="Times New Roman" w:cs="Times New Roman"/>
            <w:color w:val="000000" w:themeColor="text1"/>
            <w:sz w:val="24"/>
            <w:szCs w:val="24"/>
          </w:rPr>
          <w:t xml:space="preserve">w is this defined? </w:t>
        </w:r>
      </w:ins>
      <w:r w:rsidRPr="000B41F6">
        <w:rPr>
          <w:rFonts w:ascii="Times New Roman" w:hAnsi="Times New Roman" w:cs="Times New Roman"/>
          <w:color w:val="000000" w:themeColor="text1"/>
          <w:sz w:val="24"/>
          <w:szCs w:val="24"/>
        </w:rPr>
        <w:t>Markets, in general, are where prices are driven (Stigler &amp; Sherwin, 1985), and studying price changes within a market is an important part of understanding market structure</w:t>
      </w:r>
      <w:commentRangeStart w:id="168"/>
      <w:r w:rsidRPr="000B41F6">
        <w:rPr>
          <w:rFonts w:ascii="Times New Roman" w:hAnsi="Times New Roman" w:cs="Times New Roman"/>
          <w:color w:val="000000" w:themeColor="text1"/>
          <w:sz w:val="24"/>
          <w:szCs w:val="24"/>
        </w:rPr>
        <w:t xml:space="preserve">. In the long term, the more near-perfect a market is, the stronger the propensity for identical product prices to move together  (Stiglitz, 1993). </w:t>
      </w:r>
      <w:commentRangeEnd w:id="168"/>
      <w:r w:rsidR="00C41CAE">
        <w:rPr>
          <w:rStyle w:val="CommentReference"/>
        </w:rPr>
        <w:commentReference w:id="168"/>
      </w:r>
      <w:r w:rsidRPr="000B41F6">
        <w:rPr>
          <w:rFonts w:ascii="Times New Roman" w:hAnsi="Times New Roman" w:cs="Times New Roman"/>
          <w:color w:val="000000" w:themeColor="text1"/>
          <w:sz w:val="24"/>
          <w:szCs w:val="24"/>
        </w:rPr>
        <w:t>In the case of pulp and paper import markets in the United States, there are two important components of market integration: (I)  the long-run equilibrium connection between the pricing of raw material- finished product pair (II) the rate at which prices return to their long-run equilibrium after being disturbed by certain shocks, which might be caused by changes in policy, technology, or market forces as identified in the literature.</w:t>
      </w:r>
      <w:ins w:id="169" w:author="Abhijit Sharma" w:date="2022-05-29T18:09:00Z">
        <w:r w:rsidR="009A0AA9">
          <w:rPr>
            <w:rFonts w:ascii="Times New Roman" w:hAnsi="Times New Roman" w:cs="Times New Roman"/>
            <w:color w:val="000000" w:themeColor="text1"/>
            <w:sz w:val="24"/>
            <w:szCs w:val="24"/>
          </w:rPr>
          <w:t xml:space="preserve"> YOU FIRST NEED TO SET OUT YOUR T</w:t>
        </w:r>
      </w:ins>
      <w:ins w:id="170" w:author="Abhijit Sharma" w:date="2022-05-29T18:10:00Z">
        <w:r w:rsidR="009A0AA9">
          <w:rPr>
            <w:rFonts w:ascii="Times New Roman" w:hAnsi="Times New Roman" w:cs="Times New Roman"/>
            <w:color w:val="000000" w:themeColor="text1"/>
            <w:sz w:val="24"/>
            <w:szCs w:val="24"/>
          </w:rPr>
          <w:t>H</w:t>
        </w:r>
      </w:ins>
      <w:ins w:id="171" w:author="Abhijit Sharma" w:date="2022-05-29T18:09:00Z">
        <w:r w:rsidR="009A0AA9">
          <w:rPr>
            <w:rFonts w:ascii="Times New Roman" w:hAnsi="Times New Roman" w:cs="Times New Roman"/>
            <w:color w:val="000000" w:themeColor="text1"/>
            <w:sz w:val="24"/>
            <w:szCs w:val="24"/>
          </w:rPr>
          <w:t>EORETICAL FRA</w:t>
        </w:r>
      </w:ins>
      <w:ins w:id="172" w:author="Abhijit Sharma" w:date="2022-05-29T18:10:00Z">
        <w:r w:rsidR="009A0AA9">
          <w:rPr>
            <w:rFonts w:ascii="Times New Roman" w:hAnsi="Times New Roman" w:cs="Times New Roman"/>
            <w:color w:val="000000" w:themeColor="text1"/>
            <w:sz w:val="24"/>
            <w:szCs w:val="24"/>
          </w:rPr>
          <w:t>ME</w:t>
        </w:r>
      </w:ins>
      <w:ins w:id="173" w:author="Abhijit Sharma" w:date="2022-05-29T18:09:00Z">
        <w:r w:rsidR="009A0AA9">
          <w:rPr>
            <w:rFonts w:ascii="Times New Roman" w:hAnsi="Times New Roman" w:cs="Times New Roman"/>
            <w:color w:val="000000" w:themeColor="text1"/>
            <w:sz w:val="24"/>
            <w:szCs w:val="24"/>
          </w:rPr>
          <w:t xml:space="preserve">WORK – WHERE IS IT? YOU NEED TO PROVIDE </w:t>
        </w:r>
      </w:ins>
      <w:ins w:id="174" w:author="Abhijit Sharma" w:date="2022-05-29T18:10:00Z">
        <w:r w:rsidR="009A0AA9">
          <w:rPr>
            <w:rFonts w:ascii="Times New Roman" w:hAnsi="Times New Roman" w:cs="Times New Roman"/>
            <w:color w:val="000000" w:themeColor="text1"/>
            <w:sz w:val="24"/>
            <w:szCs w:val="24"/>
          </w:rPr>
          <w:t xml:space="preserve">CLEAR DEFINITIONS OF BASIC TERMS YOU ARE USING – THIS IS ABSENT. </w:t>
        </w:r>
      </w:ins>
    </w:p>
    <w:p w14:paraId="37DFCCCC" w14:textId="40D3AA00" w:rsidR="003C7A70" w:rsidRDefault="003C7A70" w:rsidP="000B41F6">
      <w:pPr>
        <w:spacing w:before="100" w:beforeAutospacing="1" w:after="100" w:afterAutospacing="1" w:line="480" w:lineRule="auto"/>
        <w:contextualSpacing/>
        <w:rPr>
          <w:ins w:id="175" w:author="Abhijit Sharma" w:date="2022-05-29T18:11:00Z"/>
          <w:rFonts w:ascii="Times New Roman" w:hAnsi="Times New Roman" w:cs="Times New Roman"/>
          <w:color w:val="000000" w:themeColor="text1"/>
          <w:sz w:val="24"/>
          <w:szCs w:val="24"/>
        </w:rPr>
      </w:pPr>
      <w:ins w:id="176" w:author="Abhijit Sharma" w:date="2022-05-29T18:11:00Z">
        <w:r>
          <w:rPr>
            <w:rFonts w:ascii="Times New Roman" w:hAnsi="Times New Roman" w:cs="Times New Roman"/>
            <w:color w:val="000000" w:themeColor="text1"/>
            <w:sz w:val="24"/>
            <w:szCs w:val="24"/>
          </w:rPr>
          <w:t xml:space="preserve">I AM NOT SURE YOU UNDERTAND WHAT IS MEANT BY A THEORETICAL FAREMWORK – A DETAILED DISCUSSION OF ECONOMETRIC METHODOLOGY IS NOT ON ITS OWN AN ADEQUATE </w:t>
        </w:r>
        <w:r w:rsidR="00FF214C">
          <w:rPr>
            <w:rFonts w:ascii="Times New Roman" w:hAnsi="Times New Roman" w:cs="Times New Roman"/>
            <w:color w:val="000000" w:themeColor="text1"/>
            <w:sz w:val="24"/>
            <w:szCs w:val="24"/>
          </w:rPr>
          <w:t>CONCEPTUAL</w:t>
        </w:r>
        <w:r>
          <w:rPr>
            <w:rFonts w:ascii="Times New Roman" w:hAnsi="Times New Roman" w:cs="Times New Roman"/>
            <w:color w:val="000000" w:themeColor="text1"/>
            <w:sz w:val="24"/>
            <w:szCs w:val="24"/>
          </w:rPr>
          <w:t xml:space="preserve"> FRAMEWORK. </w:t>
        </w:r>
      </w:ins>
    </w:p>
    <w:p w14:paraId="36ADF827" w14:textId="77777777" w:rsidR="003C7A70" w:rsidRPr="000B41F6" w:rsidRDefault="003C7A70" w:rsidP="000B41F6">
      <w:pPr>
        <w:spacing w:before="100" w:beforeAutospacing="1" w:after="100" w:afterAutospacing="1" w:line="480" w:lineRule="auto"/>
        <w:contextualSpacing/>
        <w:rPr>
          <w:rFonts w:ascii="Times New Roman" w:hAnsi="Times New Roman" w:cs="Times New Roman"/>
          <w:color w:val="000000" w:themeColor="text1"/>
          <w:sz w:val="24"/>
          <w:szCs w:val="24"/>
        </w:rPr>
      </w:pPr>
    </w:p>
    <w:p w14:paraId="217EDCAB" w14:textId="5CC10D25" w:rsidR="000C7BE1" w:rsidRPr="000B41F6" w:rsidRDefault="00B56222" w:rsidP="000B41F6">
      <w:pPr>
        <w:spacing w:line="480" w:lineRule="auto"/>
        <w:contextualSpacing/>
        <w:rPr>
          <w:rFonts w:ascii="Times New Roman" w:hAnsi="Times New Roman" w:cs="Times New Roman"/>
          <w:color w:val="000000" w:themeColor="text1"/>
          <w:sz w:val="24"/>
          <w:szCs w:val="24"/>
          <w:shd w:val="clear" w:color="auto" w:fill="FFFFFF"/>
        </w:rPr>
      </w:pPr>
      <w:commentRangeStart w:id="177"/>
      <w:r w:rsidRPr="000B41F6">
        <w:rPr>
          <w:rFonts w:ascii="Times New Roman" w:hAnsi="Times New Roman" w:cs="Times New Roman"/>
          <w:color w:val="000000" w:themeColor="text1"/>
          <w:sz w:val="24"/>
          <w:szCs w:val="24"/>
        </w:rPr>
        <w:t xml:space="preserve"> </w:t>
      </w:r>
      <w:r w:rsidR="009E0F0F" w:rsidRPr="000B41F6">
        <w:rPr>
          <w:rFonts w:ascii="Times New Roman" w:hAnsi="Times New Roman" w:cs="Times New Roman"/>
          <w:color w:val="000000" w:themeColor="text1"/>
          <w:sz w:val="24"/>
          <w:szCs w:val="24"/>
        </w:rPr>
        <w:t>If stationarity characteristics are disregarded, OLS can be unreliable</w:t>
      </w:r>
      <w:r w:rsidR="00DD015D" w:rsidRPr="000B41F6">
        <w:rPr>
          <w:rFonts w:ascii="Times New Roman" w:hAnsi="Times New Roman" w:cs="Times New Roman"/>
          <w:color w:val="000000" w:themeColor="text1"/>
          <w:sz w:val="24"/>
          <w:szCs w:val="24"/>
        </w:rPr>
        <w:t xml:space="preserve"> </w:t>
      </w:r>
      <w:r w:rsidR="009E0F0F" w:rsidRPr="000B41F6">
        <w:rPr>
          <w:rFonts w:ascii="Times New Roman" w:hAnsi="Times New Roman" w:cs="Times New Roman"/>
          <w:color w:val="000000" w:themeColor="text1"/>
          <w:sz w:val="24"/>
          <w:szCs w:val="24"/>
          <w:shd w:val="clear" w:color="auto" w:fill="FFFFFF"/>
        </w:rPr>
        <w:t>(Granger, 2004)</w:t>
      </w:r>
      <w:r w:rsidR="00DD015D" w:rsidRPr="000B41F6">
        <w:rPr>
          <w:rFonts w:ascii="Times New Roman" w:hAnsi="Times New Roman" w:cs="Times New Roman"/>
          <w:color w:val="000000" w:themeColor="text1"/>
          <w:sz w:val="24"/>
          <w:szCs w:val="24"/>
          <w:shd w:val="clear" w:color="auto" w:fill="FFFFFF"/>
        </w:rPr>
        <w:t xml:space="preserve"> as spurious regressions may mistakenly indicate a relationship between the variables where they are independent of each other. </w:t>
      </w:r>
      <w:r w:rsidR="00B23BFD" w:rsidRPr="000B41F6">
        <w:rPr>
          <w:rFonts w:ascii="Times New Roman" w:hAnsi="Times New Roman" w:cs="Times New Roman"/>
          <w:color w:val="000000" w:themeColor="text1"/>
          <w:sz w:val="24"/>
          <w:szCs w:val="24"/>
          <w:shd w:val="clear" w:color="auto" w:fill="FFFFFF"/>
        </w:rPr>
        <w:t xml:space="preserve">This may be fixed by confirming the residual's stationarity. If the residual is nonstationary, the regression is invalid (cannot reject the null hypothesis of the unit root test) (Engle &amp; C. W. J. Granger, 1987). </w:t>
      </w:r>
      <w:r w:rsidR="000C7BE1" w:rsidRPr="000B41F6">
        <w:rPr>
          <w:rFonts w:ascii="Times New Roman" w:hAnsi="Times New Roman" w:cs="Times New Roman"/>
          <w:color w:val="000000" w:themeColor="text1"/>
          <w:sz w:val="24"/>
          <w:szCs w:val="24"/>
          <w:shd w:val="clear" w:color="auto" w:fill="FFFFFF"/>
        </w:rPr>
        <w:t>A series</w:t>
      </w:r>
      <w:r w:rsidR="001C5BBA" w:rsidRPr="000B41F6">
        <w:rPr>
          <w:rFonts w:ascii="Times New Roman" w:hAnsi="Times New Roman" w:cs="Times New Roman"/>
          <w:color w:val="000000" w:themeColor="text1"/>
          <w:sz w:val="24"/>
          <w:szCs w:val="24"/>
          <w:shd w:val="clear" w:color="auto" w:fill="FFFFFF"/>
        </w:rPr>
        <w:t xml:space="preserve">,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1C5BBA" w:rsidRPr="000B41F6">
        <w:rPr>
          <w:rFonts w:ascii="Times New Roman" w:hAnsi="Times New Roman" w:cs="Times New Roman"/>
          <w:color w:val="000000" w:themeColor="text1"/>
          <w:sz w:val="24"/>
          <w:szCs w:val="24"/>
          <w:shd w:val="clear" w:color="auto" w:fill="FFFFFF"/>
        </w:rPr>
        <w:t>,</w:t>
      </w:r>
      <w:r w:rsidR="000C7BE1" w:rsidRPr="000B41F6">
        <w:rPr>
          <w:rFonts w:ascii="Times New Roman" w:hAnsi="Times New Roman" w:cs="Times New Roman"/>
          <w:color w:val="000000" w:themeColor="text1"/>
          <w:sz w:val="24"/>
          <w:szCs w:val="24"/>
          <w:shd w:val="clear" w:color="auto" w:fill="FFFFFF"/>
        </w:rPr>
        <w:t xml:space="preserve">exhibits weak stationarity if its mean and variance remain constant over time, </w:t>
      </w:r>
      <w:commentRangeEnd w:id="177"/>
      <w:r w:rsidR="00FE20C2">
        <w:rPr>
          <w:rStyle w:val="CommentReference"/>
        </w:rPr>
        <w:commentReference w:id="177"/>
      </w:r>
    </w:p>
    <w:p w14:paraId="34407626" w14:textId="02AFEA87" w:rsidR="000C7BE1" w:rsidRPr="000B41F6" w:rsidRDefault="000C7BE1" w:rsidP="000B41F6">
      <w:pPr>
        <w:spacing w:line="480" w:lineRule="auto"/>
        <w:contextualSpacing/>
        <w:rPr>
          <w:rFonts w:ascii="Times New Roman" w:hAnsi="Times New Roman" w:cs="Times New Roman"/>
          <w:i/>
          <w:color w:val="000000" w:themeColor="text1"/>
          <w:sz w:val="24"/>
          <w:szCs w:val="24"/>
          <w:shd w:val="clear" w:color="auto" w:fill="FFFFFF"/>
        </w:rPr>
      </w:pPr>
      <w:r w:rsidRPr="000B41F6">
        <w:rPr>
          <w:rFonts w:ascii="Times New Roman" w:hAnsi="Times New Roman" w:cs="Times New Roman"/>
          <w:i/>
          <w:color w:val="000000" w:themeColor="text1"/>
          <w:sz w:val="24"/>
          <w:szCs w:val="24"/>
          <w:shd w:val="clear" w:color="auto" w:fill="FFFFFF"/>
        </w:rPr>
        <w:lastRenderedPageBreak/>
        <w:t xml:space="preserve">E </w:t>
      </w:r>
      <w:r w:rsidR="001C5BBA" w:rsidRPr="000B41F6">
        <w:rPr>
          <w:rFonts w:ascii="Times New Roman" w:hAnsi="Times New Roman" w:cs="Times New Roman"/>
          <w:i/>
          <w:color w:val="000000" w:themeColor="text1"/>
          <w:sz w:val="24"/>
          <w:szCs w:val="24"/>
          <w:shd w:val="clear" w:color="auto" w:fill="FFFFFF"/>
        </w:rPr>
        <w:t>(</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
          <w:color w:val="000000" w:themeColor="text1"/>
          <w:sz w:val="24"/>
          <w:szCs w:val="24"/>
          <w:shd w:val="clear" w:color="auto" w:fill="FFFFFF"/>
        </w:rPr>
        <w:t>) = μ</w:t>
      </w:r>
    </w:p>
    <w:p w14:paraId="2D85B5F5" w14:textId="1DA55EA5" w:rsidR="000C7BE1" w:rsidRPr="000B41F6" w:rsidRDefault="000C7BE1" w:rsidP="000B41F6">
      <w:pPr>
        <w:spacing w:line="480" w:lineRule="auto"/>
        <w:contextualSpacing/>
        <w:rPr>
          <w:rFonts w:ascii="Times New Roman" w:hAnsi="Times New Roman" w:cs="Times New Roman"/>
          <w:i/>
          <w:color w:val="000000" w:themeColor="text1"/>
          <w:sz w:val="24"/>
          <w:szCs w:val="24"/>
          <w:shd w:val="clear" w:color="auto" w:fill="FFFFFF"/>
        </w:rPr>
      </w:pPr>
      <w:r w:rsidRPr="000B41F6">
        <w:rPr>
          <w:rFonts w:ascii="Times New Roman" w:hAnsi="Times New Roman" w:cs="Times New Roman"/>
          <w:i/>
          <w:color w:val="000000" w:themeColor="text1"/>
          <w:sz w:val="24"/>
          <w:szCs w:val="24"/>
          <w:shd w:val="clear" w:color="auto" w:fill="FFFFFF"/>
        </w:rPr>
        <w:t>var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
          <w:color w:val="000000" w:themeColor="text1"/>
          <w:sz w:val="24"/>
          <w:szCs w:val="24"/>
          <w:shd w:val="clear" w:color="auto" w:fill="FFFFFF"/>
        </w:rPr>
        <w:t>) = σ2</w:t>
      </w:r>
    </w:p>
    <w:p w14:paraId="438509F1" w14:textId="21E38EEF" w:rsidR="000C7BE1" w:rsidRPr="000B41F6" w:rsidRDefault="000C7BE1" w:rsidP="000B41F6">
      <w:pPr>
        <w:spacing w:line="480" w:lineRule="auto"/>
        <w:contextualSpacing/>
        <w:rPr>
          <w:rFonts w:ascii="Times New Roman" w:hAnsi="Times New Roman" w:cs="Times New Roman"/>
          <w:color w:val="000000" w:themeColor="text1"/>
          <w:sz w:val="24"/>
          <w:szCs w:val="24"/>
          <w:shd w:val="clear" w:color="auto" w:fill="FFFFFF"/>
        </w:rPr>
      </w:pPr>
    </w:p>
    <w:p w14:paraId="564AAB61" w14:textId="22EABC29" w:rsidR="00B23BFD" w:rsidRPr="000B41F6" w:rsidRDefault="000C7BE1"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shd w:val="clear" w:color="auto" w:fill="FFFFFF"/>
        </w:rPr>
        <w:t>and strong stationarity if the covariance between two values from the series is determined only by the amount of time between the two values, rather than the actual times at which the variables are measured.</w:t>
      </w:r>
    </w:p>
    <w:p w14:paraId="2241371B" w14:textId="77777777" w:rsidR="001D368B" w:rsidRPr="000B41F6" w:rsidRDefault="001D368B" w:rsidP="000B41F6">
      <w:pPr>
        <w:spacing w:line="480" w:lineRule="auto"/>
        <w:contextualSpacing/>
        <w:rPr>
          <w:rFonts w:ascii="Times New Roman" w:hAnsi="Times New Roman" w:cs="Times New Roman"/>
          <w:color w:val="000000" w:themeColor="text1"/>
          <w:sz w:val="24"/>
          <w:szCs w:val="24"/>
          <w:shd w:val="clear" w:color="auto" w:fill="FFFFFF"/>
        </w:rPr>
      </w:pPr>
    </w:p>
    <w:p w14:paraId="2F05432A" w14:textId="7104BD70" w:rsidR="000C7BE1" w:rsidRPr="000B41F6" w:rsidRDefault="000C7BE1" w:rsidP="000B41F6">
      <w:pPr>
        <w:spacing w:line="480" w:lineRule="auto"/>
        <w:contextualSpacing/>
        <w:rPr>
          <w:rFonts w:ascii="Times New Roman" w:hAnsi="Times New Roman" w:cs="Times New Roman"/>
          <w:i/>
          <w:color w:val="000000" w:themeColor="text1"/>
          <w:sz w:val="24"/>
          <w:szCs w:val="24"/>
          <w:shd w:val="clear" w:color="auto" w:fill="FFFFFF"/>
        </w:rPr>
      </w:pPr>
      <w:proofErr w:type="spellStart"/>
      <w:r w:rsidRPr="000B41F6">
        <w:rPr>
          <w:rFonts w:ascii="Times New Roman" w:hAnsi="Times New Roman" w:cs="Times New Roman"/>
          <w:i/>
          <w:color w:val="000000" w:themeColor="text1"/>
          <w:sz w:val="24"/>
          <w:szCs w:val="24"/>
          <w:shd w:val="clear" w:color="auto" w:fill="FFFFFF"/>
        </w:rPr>
        <w:t>cov</w:t>
      </w:r>
      <w:proofErr w:type="spellEnd"/>
      <w:r w:rsidRPr="000B41F6">
        <w:rPr>
          <w:rFonts w:ascii="Times New Roman" w:hAnsi="Times New Roman" w:cs="Times New Roman"/>
          <w:i/>
          <w:color w:val="000000" w:themeColor="text1"/>
          <w:sz w:val="24"/>
          <w:szCs w:val="24"/>
          <w:shd w:val="clear" w:color="auto" w:fill="FFFFFF"/>
        </w:rPr>
        <w:t xml:space="preserve">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1C5BBA" w:rsidRPr="000B41F6">
        <w:rPr>
          <w:rFonts w:ascii="Times New Roman" w:hAnsi="Times New Roman" w:cs="Times New Roman"/>
          <w:i/>
          <w:color w:val="000000" w:themeColor="text1"/>
          <w:sz w:val="24"/>
          <w:szCs w:val="24"/>
          <w:shd w:val="clear" w:color="auto" w:fill="FFFFFF"/>
        </w:rPr>
        <w:t>,</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t+s</m:t>
            </m:r>
          </m:sub>
        </m:sSub>
      </m:oMath>
      <w:r w:rsidRPr="000B41F6">
        <w:rPr>
          <w:rFonts w:ascii="Times New Roman" w:hAnsi="Times New Roman" w:cs="Times New Roman"/>
          <w:i/>
          <w:color w:val="000000" w:themeColor="text1"/>
          <w:sz w:val="24"/>
          <w:szCs w:val="24"/>
          <w:shd w:val="clear" w:color="auto" w:fill="FFFFFF"/>
        </w:rPr>
        <w:t xml:space="preserve">) = </w:t>
      </w:r>
      <w:proofErr w:type="spellStart"/>
      <w:r w:rsidRPr="000B41F6">
        <w:rPr>
          <w:rFonts w:ascii="Times New Roman" w:hAnsi="Times New Roman" w:cs="Times New Roman"/>
          <w:i/>
          <w:color w:val="000000" w:themeColor="text1"/>
          <w:sz w:val="24"/>
          <w:szCs w:val="24"/>
          <w:shd w:val="clear" w:color="auto" w:fill="FFFFFF"/>
        </w:rPr>
        <w:t>cov</w:t>
      </w:r>
      <w:proofErr w:type="spellEnd"/>
      <w:r w:rsidRPr="000B41F6">
        <w:rPr>
          <w:rFonts w:ascii="Times New Roman" w:hAnsi="Times New Roman" w:cs="Times New Roman"/>
          <w:i/>
          <w:color w:val="000000" w:themeColor="text1"/>
          <w:sz w:val="24"/>
          <w:szCs w:val="24"/>
          <w:shd w:val="clear" w:color="auto" w:fill="FFFFFF"/>
        </w:rPr>
        <w:t xml:space="preserve">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1C5BBA" w:rsidRPr="000B41F6">
        <w:rPr>
          <w:rFonts w:ascii="Times New Roman" w:hAnsi="Times New Roman" w:cs="Times New Roman"/>
          <w:i/>
          <w:color w:val="000000" w:themeColor="text1"/>
          <w:sz w:val="24"/>
          <w:szCs w:val="24"/>
          <w:shd w:val="clear" w:color="auto" w:fill="FFFFFF"/>
        </w:rPr>
        <w:t>,</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t-s</m:t>
            </m:r>
          </m:sub>
        </m:sSub>
      </m:oMath>
      <w:r w:rsidRPr="000B41F6">
        <w:rPr>
          <w:rFonts w:ascii="Times New Roman" w:hAnsi="Times New Roman" w:cs="Times New Roman"/>
          <w:i/>
          <w:color w:val="000000" w:themeColor="text1"/>
          <w:sz w:val="24"/>
          <w:szCs w:val="24"/>
          <w:shd w:val="clear" w:color="auto" w:fill="FFFFFF"/>
        </w:rPr>
        <w:t xml:space="preserve">) = </w:t>
      </w:r>
      <m:oMath>
        <m:r>
          <w:rPr>
            <w:rFonts w:ascii="Cambria Math" w:hAnsi="Cambria Math" w:cs="Times New Roman"/>
            <w:color w:val="000000" w:themeColor="text1"/>
            <w:sz w:val="24"/>
            <w:szCs w:val="24"/>
            <w:shd w:val="clear" w:color="auto" w:fill="FFFFFF"/>
          </w:rPr>
          <m:t>∂</m:t>
        </m:r>
      </m:oMath>
      <w:r w:rsidRPr="000B41F6">
        <w:rPr>
          <w:rFonts w:ascii="Times New Roman" w:hAnsi="Times New Roman" w:cs="Times New Roman"/>
          <w:i/>
          <w:color w:val="000000" w:themeColor="text1"/>
          <w:sz w:val="24"/>
          <w:szCs w:val="24"/>
          <w:shd w:val="clear" w:color="auto" w:fill="FFFFFF"/>
        </w:rPr>
        <w:t xml:space="preserve">s </w:t>
      </w:r>
    </w:p>
    <w:p w14:paraId="6A653637" w14:textId="3AC8690B" w:rsidR="001B5EDE" w:rsidRPr="000B6E12" w:rsidRDefault="000B6E12" w:rsidP="000B41F6">
      <w:pPr>
        <w:spacing w:line="480" w:lineRule="auto"/>
        <w:contextualSpacing/>
        <w:rPr>
          <w:rFonts w:ascii="Times New Roman" w:hAnsi="Times New Roman" w:cs="Times New Roman"/>
          <w:iCs/>
          <w:color w:val="000000" w:themeColor="text1"/>
          <w:sz w:val="24"/>
          <w:szCs w:val="24"/>
          <w:shd w:val="clear" w:color="auto" w:fill="FFFFFF"/>
          <w:rPrChange w:id="178" w:author="Abhijit Sharma" w:date="2022-05-29T18:10:00Z">
            <w:rPr>
              <w:rFonts w:ascii="Times New Roman" w:hAnsi="Times New Roman" w:cs="Times New Roman"/>
              <w:i/>
              <w:color w:val="000000" w:themeColor="text1"/>
              <w:sz w:val="24"/>
              <w:szCs w:val="24"/>
              <w:shd w:val="clear" w:color="auto" w:fill="FFFFFF"/>
            </w:rPr>
          </w:rPrChange>
        </w:rPr>
      </w:pPr>
      <w:ins w:id="179" w:author="Abhijit Sharma" w:date="2022-05-29T18:10:00Z">
        <w:r>
          <w:rPr>
            <w:rFonts w:ascii="Times New Roman" w:hAnsi="Times New Roman" w:cs="Times New Roman"/>
            <w:iCs/>
            <w:color w:val="000000" w:themeColor="text1"/>
            <w:sz w:val="24"/>
            <w:szCs w:val="24"/>
            <w:shd w:val="clear" w:color="auto" w:fill="FFFFFF"/>
          </w:rPr>
          <w:t>MUCH OF THIS NEEDS TO MOVE TO YOUR METHODO</w:t>
        </w:r>
      </w:ins>
      <w:ins w:id="180" w:author="Abhijit Sharma" w:date="2022-05-29T18:11:00Z">
        <w:r>
          <w:rPr>
            <w:rFonts w:ascii="Times New Roman" w:hAnsi="Times New Roman" w:cs="Times New Roman"/>
            <w:iCs/>
            <w:color w:val="000000" w:themeColor="text1"/>
            <w:sz w:val="24"/>
            <w:szCs w:val="24"/>
            <w:shd w:val="clear" w:color="auto" w:fill="FFFFFF"/>
          </w:rPr>
          <w:t xml:space="preserve">LOGY SECTION! </w:t>
        </w:r>
      </w:ins>
    </w:p>
    <w:p w14:paraId="182837C6" w14:textId="0C54C744" w:rsidR="00D5623D" w:rsidRPr="000B41F6" w:rsidRDefault="00D5623D" w:rsidP="000B41F6">
      <w:pPr>
        <w:spacing w:line="480" w:lineRule="auto"/>
        <w:contextualSpacing/>
        <w:rPr>
          <w:rFonts w:ascii="Times New Roman" w:hAnsi="Times New Roman" w:cs="Times New Roman"/>
          <w:iCs/>
          <w:color w:val="000000" w:themeColor="text1"/>
          <w:sz w:val="24"/>
          <w:szCs w:val="24"/>
          <w:shd w:val="clear" w:color="auto" w:fill="FFFFFF"/>
        </w:rPr>
      </w:pPr>
      <w:r w:rsidRPr="000B41F6">
        <w:rPr>
          <w:rFonts w:ascii="Times New Roman" w:hAnsi="Times New Roman" w:cs="Times New Roman"/>
          <w:iCs/>
          <w:color w:val="000000" w:themeColor="text1"/>
          <w:sz w:val="24"/>
          <w:szCs w:val="24"/>
          <w:shd w:val="clear" w:color="auto" w:fill="FFFFFF"/>
        </w:rPr>
        <w:t>Logarithms and other transformations can aid in the stabilisation of a time series' variance. By removing shifts in the level of a time series and so eliminating (or lowering) trend and seasonality, differencing can assist in stabilising the mean of a time series. A non-stationary series is said to be integrated of order d if it must be differenced d times before it becomes stationary.</w:t>
      </w:r>
      <w:r w:rsidR="003E3AD2" w:rsidRPr="000B41F6">
        <w:rPr>
          <w:rFonts w:ascii="Times New Roman" w:hAnsi="Times New Roman" w:cs="Times New Roman"/>
          <w:iCs/>
          <w:color w:val="000000" w:themeColor="text1"/>
          <w:sz w:val="24"/>
          <w:szCs w:val="24"/>
          <w:shd w:val="clear" w:color="auto" w:fill="FFFFFF"/>
        </w:rPr>
        <w:t xml:space="preserve"> This can be demonstrated as, </w:t>
      </w:r>
    </w:p>
    <w:p w14:paraId="2B6D2EE1" w14:textId="77777777" w:rsidR="001C5BBA" w:rsidRPr="000B41F6" w:rsidRDefault="001C5BBA" w:rsidP="000B41F6">
      <w:pPr>
        <w:spacing w:line="480" w:lineRule="auto"/>
        <w:contextualSpacing/>
        <w:rPr>
          <w:rFonts w:ascii="Times New Roman" w:hAnsi="Times New Roman" w:cs="Times New Roman"/>
          <w:iCs/>
          <w:color w:val="000000" w:themeColor="text1"/>
          <w:sz w:val="24"/>
          <w:szCs w:val="24"/>
          <w:shd w:val="clear" w:color="auto" w:fill="FFFFFF"/>
        </w:rPr>
      </w:pPr>
    </w:p>
    <w:p w14:paraId="7AC25571" w14:textId="3354F061" w:rsidR="001C5BBA" w:rsidRPr="000B41F6" w:rsidRDefault="00C364E2" w:rsidP="000B41F6">
      <w:pPr>
        <w:spacing w:line="480" w:lineRule="auto"/>
        <w:contextualSpacing/>
        <w:rPr>
          <w:rFonts w:ascii="Times New Roman" w:hAnsi="Times New Roman" w:cs="Times New Roman"/>
          <w:i/>
          <w:iCs/>
          <w:color w:val="000000" w:themeColor="text1"/>
          <w:sz w:val="24"/>
          <w:szCs w:val="24"/>
          <w:shd w:val="clear" w:color="auto" w:fill="FFFFFF"/>
        </w:rPr>
      </w:pP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r>
          <w:rPr>
            <w:rFonts w:ascii="Cambria Math" w:hAnsi="Cambria Math" w:cs="Times New Roman"/>
            <w:color w:val="000000" w:themeColor="text1"/>
            <w:sz w:val="24"/>
            <w:szCs w:val="24"/>
            <w:shd w:val="clear" w:color="auto" w:fill="FFFFFF"/>
          </w:rPr>
          <m:t>=</m:t>
        </m:r>
      </m:oMath>
      <w:r w:rsidR="0092705B" w:rsidRPr="000B41F6">
        <w:rPr>
          <w:rFonts w:ascii="Times New Roman" w:hAnsi="Times New Roman" w:cs="Times New Roman"/>
          <w:i/>
          <w:iCs/>
          <w:color w:val="000000" w:themeColor="text1"/>
          <w:sz w:val="24"/>
          <w:szCs w:val="24"/>
          <w:shd w:val="clear" w:color="auto" w:fill="FFFFFF"/>
        </w:rPr>
        <w:t xml:space="preserve">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3E3AD2" w:rsidRPr="000B41F6">
        <w:rPr>
          <w:rFonts w:ascii="Times New Roman" w:hAnsi="Times New Roman" w:cs="Times New Roman"/>
          <w:i/>
          <w:iCs/>
          <w:color w:val="000000" w:themeColor="text1"/>
          <w:sz w:val="24"/>
          <w:szCs w:val="24"/>
          <w:shd w:val="clear" w:color="auto" w:fill="FFFFFF"/>
        </w:rPr>
        <w:t xml:space="preserve">  </w:t>
      </w:r>
      <w:r w:rsidR="0092705B" w:rsidRPr="000B41F6">
        <w:rPr>
          <w:rFonts w:ascii="Times New Roman" w:hAnsi="Times New Roman" w:cs="Times New Roman"/>
          <w:i/>
          <w:iCs/>
          <w:color w:val="000000" w:themeColor="text1"/>
          <w:sz w:val="24"/>
          <w:szCs w:val="24"/>
          <w:shd w:val="clear" w:color="auto" w:fill="FFFFFF"/>
        </w:rPr>
        <w:t xml:space="preserve">-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t-1</m:t>
            </m:r>
          </m:sub>
        </m:sSub>
      </m:oMath>
    </w:p>
    <w:p w14:paraId="6A9BE66D" w14:textId="77777777" w:rsidR="001C5BBA" w:rsidRPr="000B41F6" w:rsidRDefault="001C5BBA" w:rsidP="000B41F6">
      <w:pPr>
        <w:spacing w:line="480" w:lineRule="auto"/>
        <w:contextualSpacing/>
        <w:rPr>
          <w:rFonts w:ascii="Times New Roman" w:hAnsi="Times New Roman" w:cs="Times New Roman"/>
          <w:iCs/>
          <w:color w:val="000000" w:themeColor="text1"/>
          <w:sz w:val="24"/>
          <w:szCs w:val="24"/>
          <w:shd w:val="clear" w:color="auto" w:fill="FFFFFF"/>
        </w:rPr>
      </w:pPr>
    </w:p>
    <w:p w14:paraId="183C8797" w14:textId="6135CF2C" w:rsidR="008767E2" w:rsidRPr="000B41F6" w:rsidRDefault="003E3AD2" w:rsidP="000B41F6">
      <w:pPr>
        <w:spacing w:line="480" w:lineRule="auto"/>
        <w:contextualSpacing/>
        <w:rPr>
          <w:rFonts w:ascii="Times New Roman" w:hAnsi="Times New Roman" w:cs="Times New Roman"/>
          <w:iCs/>
          <w:color w:val="000000" w:themeColor="text1"/>
          <w:sz w:val="24"/>
          <w:szCs w:val="24"/>
          <w:shd w:val="clear" w:color="auto" w:fill="FFFFFF"/>
        </w:rPr>
      </w:pPr>
      <w:r w:rsidRPr="000B41F6">
        <w:rPr>
          <w:rFonts w:ascii="Times New Roman" w:hAnsi="Times New Roman" w:cs="Times New Roman"/>
          <w:iCs/>
          <w:color w:val="000000" w:themeColor="text1"/>
          <w:sz w:val="24"/>
          <w:szCs w:val="24"/>
          <w:shd w:val="clear" w:color="auto" w:fill="FFFFFF"/>
        </w:rPr>
        <w:t xml:space="preserve">where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Cs/>
          <w:color w:val="000000" w:themeColor="text1"/>
          <w:sz w:val="24"/>
          <w:szCs w:val="24"/>
          <w:shd w:val="clear" w:color="auto" w:fill="FFFFFF"/>
        </w:rPr>
        <w:t xml:space="preserve"> is a non-stationary series and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Cs/>
          <w:color w:val="000000" w:themeColor="text1"/>
          <w:sz w:val="24"/>
          <w:szCs w:val="24"/>
          <w:shd w:val="clear" w:color="auto" w:fill="FFFFFF"/>
        </w:rPr>
        <w:t xml:space="preserve"> is the differenced series. The first series is referred to as "integrated of order one" or I(1).</w:t>
      </w:r>
      <w:r w:rsidR="001C5BBA" w:rsidRPr="000B41F6">
        <w:rPr>
          <w:rFonts w:ascii="Times New Roman" w:hAnsi="Times New Roman" w:cs="Times New Roman"/>
          <w:iCs/>
          <w:color w:val="000000" w:themeColor="text1"/>
          <w:sz w:val="24"/>
          <w:szCs w:val="24"/>
          <w:shd w:val="clear" w:color="auto" w:fill="FFFFFF"/>
        </w:rPr>
        <w:t xml:space="preserve"> </w:t>
      </w:r>
    </w:p>
    <w:p w14:paraId="708663A0" w14:textId="0B6313E6" w:rsidR="00842FFF" w:rsidRPr="000B41F6" w:rsidRDefault="0052644E" w:rsidP="000B41F6">
      <w:pPr>
        <w:spacing w:line="480" w:lineRule="auto"/>
        <w:contextualSpacing/>
        <w:rPr>
          <w:rFonts w:ascii="Times New Roman" w:hAnsi="Times New Roman" w:cs="Times New Roman"/>
          <w:iCs/>
          <w:color w:val="000000" w:themeColor="text1"/>
          <w:sz w:val="24"/>
          <w:szCs w:val="24"/>
          <w:shd w:val="clear" w:color="auto" w:fill="FFFFFF"/>
        </w:rPr>
      </w:pPr>
      <w:ins w:id="181" w:author="Abhijit Sharma" w:date="2022-05-29T18:12:00Z">
        <w:r>
          <w:rPr>
            <w:rFonts w:ascii="Times New Roman" w:hAnsi="Times New Roman" w:cs="Times New Roman"/>
            <w:iCs/>
            <w:color w:val="000000" w:themeColor="text1"/>
            <w:sz w:val="24"/>
            <w:szCs w:val="24"/>
            <w:shd w:val="clear" w:color="auto" w:fill="FFFFFF"/>
          </w:rPr>
          <w:t xml:space="preserve">WHAT IS THE SOURCE FOR ALL THIS? CITE IT PLEASE. </w:t>
        </w:r>
      </w:ins>
      <w:r w:rsidR="008062ED" w:rsidRPr="000B41F6">
        <w:rPr>
          <w:rFonts w:ascii="Times New Roman" w:hAnsi="Times New Roman" w:cs="Times New Roman"/>
          <w:iCs/>
          <w:color w:val="000000" w:themeColor="text1"/>
          <w:sz w:val="24"/>
          <w:szCs w:val="24"/>
          <w:shd w:val="clear" w:color="auto" w:fill="FFFFFF"/>
        </w:rPr>
        <w:t xml:space="preserve">When a linear relationship can be established between two random walk series, it marks a significant exception to the spurious regression.  In such cases a value, </w:t>
      </w:r>
      <m:oMath>
        <m:r>
          <w:rPr>
            <w:rFonts w:ascii="Cambria Math" w:hAnsi="Cambria Math" w:cs="Times New Roman"/>
            <w:color w:val="000000" w:themeColor="text1"/>
            <w:sz w:val="24"/>
            <w:szCs w:val="24"/>
            <w:shd w:val="clear" w:color="auto" w:fill="FFFFFF"/>
          </w:rPr>
          <m:t>β</m:t>
        </m:r>
      </m:oMath>
      <w:r w:rsidR="008062ED" w:rsidRPr="000B41F6">
        <w:rPr>
          <w:rFonts w:ascii="Times New Roman" w:hAnsi="Times New Roman" w:cs="Times New Roman"/>
          <w:iCs/>
          <w:color w:val="000000" w:themeColor="text1"/>
          <w:sz w:val="24"/>
          <w:szCs w:val="24"/>
          <w:shd w:val="clear" w:color="auto" w:fill="FFFFFF"/>
        </w:rPr>
        <w:t>, exists such that</w:t>
      </w:r>
      <w:r w:rsidR="00842FFF" w:rsidRPr="000B41F6">
        <w:rPr>
          <w:rFonts w:ascii="Times New Roman" w:hAnsi="Times New Roman" w:cs="Times New Roman"/>
          <w:iCs/>
          <w:color w:val="000000" w:themeColor="text1"/>
          <w:sz w:val="24"/>
          <w:szCs w:val="24"/>
          <w:shd w:val="clear" w:color="auto" w:fill="FFFFFF"/>
        </w:rPr>
        <w:t>,</w:t>
      </w:r>
    </w:p>
    <w:p w14:paraId="71B1B5E8" w14:textId="1CCDB2B8" w:rsidR="008062ED" w:rsidRPr="000B41F6" w:rsidRDefault="00C364E2" w:rsidP="000B41F6">
      <w:pPr>
        <w:spacing w:line="480" w:lineRule="auto"/>
        <w:contextualSpacing/>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8062ED" w:rsidRPr="000B41F6">
        <w:rPr>
          <w:rFonts w:ascii="Times New Roman" w:hAnsi="Times New Roman" w:cs="Times New Roman"/>
          <w:i/>
          <w:iCs/>
          <w:color w:val="000000" w:themeColor="text1"/>
          <w:sz w:val="24"/>
          <w:szCs w:val="24"/>
          <w:shd w:val="clear" w:color="auto" w:fill="FFFFFF"/>
        </w:rPr>
        <w:t>-</w:t>
      </w:r>
      <m:oMath>
        <m:r>
          <w:rPr>
            <w:rFonts w:ascii="Cambria Math" w:hAnsi="Cambria Math" w:cs="Times New Roman"/>
            <w:color w:val="000000" w:themeColor="text1"/>
            <w:sz w:val="24"/>
            <w:szCs w:val="24"/>
            <w:shd w:val="clear" w:color="auto" w:fill="FFFFFF"/>
          </w:rPr>
          <m:t>β</m:t>
        </m:r>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008062ED" w:rsidRPr="000B41F6">
        <w:rPr>
          <w:rFonts w:ascii="Times New Roman" w:hAnsi="Times New Roman" w:cs="Times New Roman"/>
          <w:color w:val="000000" w:themeColor="text1"/>
          <w:sz w:val="24"/>
          <w:szCs w:val="24"/>
          <w:shd w:val="clear" w:color="auto" w:fill="FFFFFF"/>
        </w:rPr>
        <w:t xml:space="preserve"> , is integrated of the order 0 or I(0) </w:t>
      </w:r>
      <w:r w:rsidR="00842FFF" w:rsidRPr="000B41F6">
        <w:rPr>
          <w:rFonts w:ascii="Times New Roman" w:hAnsi="Times New Roman" w:cs="Times New Roman"/>
          <w:color w:val="000000" w:themeColor="text1"/>
          <w:sz w:val="24"/>
          <w:szCs w:val="24"/>
          <w:shd w:val="clear" w:color="auto" w:fill="FFFFFF"/>
        </w:rPr>
        <w:t xml:space="preserve">where     </w:t>
      </w:r>
    </w:p>
    <w:p w14:paraId="39EF495D" w14:textId="55ABF997" w:rsidR="008062ED" w:rsidRPr="000B41F6" w:rsidRDefault="00C364E2" w:rsidP="000B41F6">
      <w:pPr>
        <w:spacing w:line="480" w:lineRule="auto"/>
        <w:contextualSpacing/>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r>
          <w:rPr>
            <w:rFonts w:ascii="Cambria Math" w:hAnsi="Cambria Math" w:cs="Times New Roman"/>
            <w:color w:val="000000" w:themeColor="text1"/>
            <w:sz w:val="24"/>
            <w:szCs w:val="24"/>
            <w:shd w:val="clear" w:color="auto" w:fill="FFFFFF"/>
          </w:rPr>
          <m:t xml:space="preserve"> </m:t>
        </m:r>
      </m:oMath>
      <w:r w:rsidR="008062ED" w:rsidRPr="000B41F6">
        <w:rPr>
          <w:rFonts w:ascii="Times New Roman" w:hAnsi="Times New Roman" w:cs="Times New Roman"/>
          <w:i/>
          <w:iCs/>
          <w:color w:val="000000" w:themeColor="text1"/>
          <w:sz w:val="24"/>
          <w:szCs w:val="24"/>
          <w:shd w:val="clear" w:color="auto" w:fill="FFFFFF"/>
        </w:rPr>
        <w:t xml:space="preserve">and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0092705B" w:rsidRPr="000B41F6">
        <w:rPr>
          <w:rFonts w:ascii="Times New Roman" w:hAnsi="Times New Roman" w:cs="Times New Roman"/>
          <w:color w:val="000000" w:themeColor="text1"/>
          <w:sz w:val="24"/>
          <w:szCs w:val="24"/>
          <w:shd w:val="clear" w:color="auto" w:fill="FFFFFF"/>
        </w:rPr>
        <w:t xml:space="preserve"> </w:t>
      </w:r>
      <w:r w:rsidR="008062ED" w:rsidRPr="000B41F6">
        <w:rPr>
          <w:rFonts w:ascii="Times New Roman" w:hAnsi="Times New Roman" w:cs="Times New Roman"/>
          <w:color w:val="000000" w:themeColor="text1"/>
          <w:sz w:val="24"/>
          <w:szCs w:val="24"/>
          <w:shd w:val="clear" w:color="auto" w:fill="FFFFFF"/>
        </w:rPr>
        <w:t>are integrated of the order 1 or I(1)</w:t>
      </w:r>
    </w:p>
    <w:p w14:paraId="26C34DE5" w14:textId="2D900FF3" w:rsidR="00842FFF" w:rsidRPr="000B41F6" w:rsidRDefault="00842FFF" w:rsidP="000B41F6">
      <w:pPr>
        <w:spacing w:line="480" w:lineRule="auto"/>
        <w:contextualSpacing/>
        <w:rPr>
          <w:rFonts w:ascii="Times New Roman" w:hAnsi="Times New Roman" w:cs="Times New Roman"/>
          <w:iCs/>
          <w:color w:val="000000" w:themeColor="text1"/>
          <w:sz w:val="24"/>
          <w:szCs w:val="24"/>
          <w:shd w:val="clear" w:color="auto" w:fill="FFFFFF"/>
        </w:rPr>
      </w:pPr>
    </w:p>
    <w:p w14:paraId="1865136F" w14:textId="7B90D28B" w:rsidR="00740794" w:rsidRPr="000B41F6" w:rsidRDefault="00842FFF" w:rsidP="000B41F6">
      <w:pPr>
        <w:spacing w:line="480" w:lineRule="auto"/>
        <w:contextualSpacing/>
        <w:rPr>
          <w:rFonts w:ascii="Times New Roman" w:hAnsi="Times New Roman" w:cs="Times New Roman"/>
          <w:iCs/>
          <w:color w:val="000000" w:themeColor="text1"/>
          <w:sz w:val="24"/>
          <w:szCs w:val="24"/>
          <w:shd w:val="clear" w:color="auto" w:fill="FFFFFF"/>
        </w:rPr>
      </w:pPr>
      <w:r w:rsidRPr="000B41F6">
        <w:rPr>
          <w:rFonts w:ascii="Times New Roman" w:hAnsi="Times New Roman" w:cs="Times New Roman"/>
          <w:iCs/>
          <w:color w:val="000000" w:themeColor="text1"/>
          <w:sz w:val="24"/>
          <w:szCs w:val="24"/>
          <w:shd w:val="clear" w:color="auto" w:fill="FFFFFF"/>
        </w:rPr>
        <w:lastRenderedPageBreak/>
        <w:t xml:space="preserve">In such circumstances, a cointegrating relationship between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Cs/>
          <w:color w:val="000000" w:themeColor="text1"/>
          <w:sz w:val="24"/>
          <w:szCs w:val="24"/>
          <w:shd w:val="clear" w:color="auto" w:fill="FFFFFF"/>
        </w:rPr>
        <w:t xml:space="preserve"> and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iCs/>
          <w:color w:val="000000" w:themeColor="text1"/>
          <w:sz w:val="24"/>
          <w:szCs w:val="24"/>
          <w:shd w:val="clear" w:color="auto" w:fill="FFFFFF"/>
        </w:rPr>
        <w:t xml:space="preserve"> can be established. This is also </w:t>
      </w:r>
      <w:r w:rsidRPr="000B41F6">
        <w:rPr>
          <w:rFonts w:ascii="Times New Roman" w:hAnsi="Times New Roman" w:cs="Times New Roman"/>
          <w:iCs/>
          <w:color w:val="000000" w:themeColor="text1"/>
          <w:sz w:val="24"/>
          <w:szCs w:val="24"/>
          <w:shd w:val="clear" w:color="auto" w:fill="FFFFFF"/>
          <w:lang w:val="en-US"/>
        </w:rPr>
        <w:t>workable</w:t>
      </w:r>
      <w:r w:rsidRPr="000B41F6">
        <w:rPr>
          <w:rFonts w:ascii="Times New Roman" w:hAnsi="Times New Roman" w:cs="Times New Roman"/>
          <w:iCs/>
          <w:color w:val="000000" w:themeColor="text1"/>
          <w:sz w:val="24"/>
          <w:szCs w:val="24"/>
          <w:shd w:val="clear" w:color="auto" w:fill="FFFFFF"/>
        </w:rPr>
        <w:t xml:space="preserve"> even if only one of the series is I(0) and the other series is I(1).</w:t>
      </w:r>
      <w:r w:rsidR="008062ED" w:rsidRPr="000B41F6">
        <w:rPr>
          <w:rFonts w:ascii="Times New Roman" w:hAnsi="Times New Roman" w:cs="Times New Roman"/>
          <w:iCs/>
          <w:color w:val="000000" w:themeColor="text1"/>
          <w:sz w:val="24"/>
          <w:szCs w:val="24"/>
          <w:shd w:val="clear" w:color="auto" w:fill="FFFFFF"/>
        </w:rPr>
        <w:t xml:space="preserve"> </w:t>
      </w:r>
      <w:r w:rsidR="00407A83" w:rsidRPr="000B41F6">
        <w:rPr>
          <w:rFonts w:ascii="Times New Roman" w:hAnsi="Times New Roman" w:cs="Times New Roman"/>
          <w:iCs/>
          <w:color w:val="000000" w:themeColor="text1"/>
          <w:sz w:val="24"/>
          <w:szCs w:val="24"/>
          <w:shd w:val="clear" w:color="auto" w:fill="FFFFFF"/>
        </w:rPr>
        <w:t xml:space="preserve">Because it converges to </w:t>
      </w:r>
      <m:oMath>
        <m:r>
          <w:rPr>
            <w:rFonts w:ascii="Cambria Math" w:hAnsi="Cambria Math" w:cs="Times New Roman"/>
            <w:color w:val="000000" w:themeColor="text1"/>
            <w:sz w:val="24"/>
            <w:szCs w:val="24"/>
            <w:shd w:val="clear" w:color="auto" w:fill="FFFFFF"/>
          </w:rPr>
          <m:t>β</m:t>
        </m:r>
      </m:oMath>
      <w:r w:rsidR="00407A83" w:rsidRPr="000B41F6">
        <w:rPr>
          <w:rFonts w:ascii="Times New Roman" w:hAnsi="Times New Roman" w:cs="Times New Roman"/>
          <w:iCs/>
          <w:color w:val="000000" w:themeColor="text1"/>
          <w:sz w:val="24"/>
          <w:szCs w:val="24"/>
          <w:shd w:val="clear" w:color="auto" w:fill="FFFFFF"/>
        </w:rPr>
        <w:t xml:space="preserve"> at a significantly quicker pace than standard </w:t>
      </w:r>
      <w:proofErr w:type="spellStart"/>
      <w:r w:rsidR="00407A83" w:rsidRPr="000B41F6">
        <w:rPr>
          <w:rFonts w:ascii="Times New Roman" w:hAnsi="Times New Roman" w:cs="Times New Roman"/>
          <w:iCs/>
          <w:color w:val="000000" w:themeColor="text1"/>
          <w:sz w:val="24"/>
          <w:szCs w:val="24"/>
          <w:shd w:val="clear" w:color="auto" w:fill="FFFFFF"/>
        </w:rPr>
        <w:t>asymptotics</w:t>
      </w:r>
      <w:proofErr w:type="spellEnd"/>
      <w:r w:rsidR="00407A83" w:rsidRPr="000B41F6">
        <w:rPr>
          <w:rFonts w:ascii="Times New Roman" w:hAnsi="Times New Roman" w:cs="Times New Roman"/>
          <w:iCs/>
          <w:color w:val="000000" w:themeColor="text1"/>
          <w:sz w:val="24"/>
          <w:szCs w:val="24"/>
          <w:shd w:val="clear" w:color="auto" w:fill="FFFFFF"/>
        </w:rPr>
        <w:t>, the OLS estimator b is considered to be super consistent for</w:t>
      </w:r>
      <w:r w:rsidR="00407A83" w:rsidRPr="000B41F6">
        <w:rPr>
          <w:rFonts w:ascii="Times New Roman" w:hAnsi="Times New Roman" w:cs="Times New Roman"/>
          <w:i/>
          <w:iCs/>
          <w:color w:val="000000" w:themeColor="text1"/>
          <w:sz w:val="24"/>
          <w:szCs w:val="24"/>
          <w:shd w:val="clear" w:color="auto" w:fill="FFFFFF"/>
        </w:rPr>
        <w:t xml:space="preserve"> </w:t>
      </w:r>
      <m:oMath>
        <m:r>
          <w:rPr>
            <w:rFonts w:ascii="Cambria Math" w:hAnsi="Cambria Math" w:cs="Times New Roman"/>
            <w:color w:val="000000" w:themeColor="text1"/>
            <w:sz w:val="24"/>
            <w:szCs w:val="24"/>
            <w:shd w:val="clear" w:color="auto" w:fill="FFFFFF"/>
          </w:rPr>
          <m:t>β</m:t>
        </m:r>
      </m:oMath>
      <w:r w:rsidR="00407A83" w:rsidRPr="000B41F6">
        <w:rPr>
          <w:rFonts w:ascii="Times New Roman" w:hAnsi="Times New Roman" w:cs="Times New Roman"/>
          <w:iCs/>
          <w:color w:val="000000" w:themeColor="text1"/>
          <w:sz w:val="24"/>
          <w:szCs w:val="24"/>
          <w:shd w:val="clear" w:color="auto" w:fill="FFFFFF"/>
        </w:rPr>
        <w:t xml:space="preserve">. </w:t>
      </w:r>
      <m:oMath>
        <m:r>
          <w:rPr>
            <w:rFonts w:ascii="Cambria Math" w:hAnsi="Cambria Math" w:cs="Times New Roman"/>
            <w:color w:val="000000" w:themeColor="text1"/>
            <w:sz w:val="24"/>
            <w:szCs w:val="24"/>
            <w:shd w:val="clear" w:color="auto" w:fill="FFFFFF"/>
          </w:rPr>
          <m:t>β</m:t>
        </m:r>
      </m:oMath>
      <w:r w:rsidR="00407A83" w:rsidRPr="000B41F6">
        <w:rPr>
          <w:rFonts w:ascii="Times New Roman" w:hAnsi="Times New Roman" w:cs="Times New Roman"/>
          <w:iCs/>
          <w:color w:val="000000" w:themeColor="text1"/>
          <w:sz w:val="24"/>
          <w:szCs w:val="24"/>
          <w:shd w:val="clear" w:color="auto" w:fill="FFFFFF"/>
        </w:rPr>
        <w:t xml:space="preserve"> will be the cointegrating parameter.</w:t>
      </w:r>
      <w:r w:rsidR="00740794" w:rsidRPr="000B41F6">
        <w:rPr>
          <w:rFonts w:ascii="Times New Roman" w:hAnsi="Times New Roman" w:cs="Times New Roman"/>
          <w:iCs/>
          <w:color w:val="000000" w:themeColor="text1"/>
          <w:sz w:val="24"/>
          <w:szCs w:val="24"/>
          <w:shd w:val="clear" w:color="auto" w:fill="FFFFFF"/>
        </w:rPr>
        <w:t xml:space="preserve"> In the regression,</w:t>
      </w:r>
    </w:p>
    <w:p w14:paraId="7C1F9049" w14:textId="34BC7628" w:rsidR="00740794" w:rsidRPr="000B41F6" w:rsidRDefault="00C364E2" w:rsidP="000B41F6">
      <w:pPr>
        <w:spacing w:line="480" w:lineRule="auto"/>
        <w:contextualSpacing/>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740794" w:rsidRPr="000B41F6">
        <w:rPr>
          <w:rFonts w:ascii="Times New Roman" w:hAnsi="Times New Roman" w:cs="Times New Roman"/>
          <w:i/>
          <w:iCs/>
          <w:color w:val="000000" w:themeColor="text1"/>
          <w:sz w:val="24"/>
          <w:szCs w:val="24"/>
          <w:shd w:val="clear" w:color="auto" w:fill="FFFFFF"/>
        </w:rPr>
        <w:t xml:space="preserve"> =α+β</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00740794" w:rsidRPr="000B41F6">
        <w:rPr>
          <w:rFonts w:ascii="Times New Roman" w:hAnsi="Times New Roman" w:cs="Times New Roman"/>
          <w:i/>
          <w:iCs/>
          <w:color w:val="000000" w:themeColor="text1"/>
          <w:sz w:val="24"/>
          <w:szCs w:val="24"/>
          <w:shd w:val="clear" w:color="auto" w:fill="FFFFFF"/>
        </w:rPr>
        <w:t xml:space="preserve"> +</w:t>
      </w:r>
      <w:proofErr w:type="spellStart"/>
      <w:r w:rsidR="00740794" w:rsidRPr="000B41F6">
        <w:rPr>
          <w:rFonts w:ascii="Times New Roman" w:hAnsi="Times New Roman" w:cs="Times New Roman"/>
          <w:i/>
          <w:iCs/>
          <w:color w:val="000000" w:themeColor="text1"/>
          <w:sz w:val="24"/>
          <w:szCs w:val="24"/>
          <w:shd w:val="clear" w:color="auto" w:fill="FFFFFF"/>
        </w:rPr>
        <w:t>εt</w:t>
      </w:r>
      <w:proofErr w:type="spellEnd"/>
      <w:r w:rsidR="007E3978" w:rsidRPr="000B41F6">
        <w:rPr>
          <w:rFonts w:ascii="Times New Roman" w:hAnsi="Times New Roman" w:cs="Times New Roman"/>
          <w:i/>
          <w:iCs/>
          <w:color w:val="000000" w:themeColor="text1"/>
          <w:sz w:val="24"/>
          <w:szCs w:val="24"/>
          <w:shd w:val="clear" w:color="auto" w:fill="FFFFFF"/>
        </w:rPr>
        <w:t>,</w:t>
      </w:r>
      <w:r w:rsidR="007E3978" w:rsidRPr="000B41F6">
        <w:rPr>
          <w:rFonts w:ascii="Times New Roman" w:hAnsi="Times New Roman" w:cs="Times New Roman"/>
          <w:color w:val="000000" w:themeColor="text1"/>
          <w:sz w:val="24"/>
          <w:szCs w:val="24"/>
          <w:shd w:val="clear" w:color="auto" w:fill="FFFFFF"/>
        </w:rPr>
        <w:t xml:space="preserve"> where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M</m:t>
            </m:r>
          </m:e>
          <m:sub>
            <m:r>
              <m:rPr>
                <m:sty m:val="p"/>
              </m:rPr>
              <w:rPr>
                <w:rFonts w:ascii="Cambria Math" w:hAnsi="Cambria Math" w:cs="Times New Roman"/>
                <w:color w:val="000000" w:themeColor="text1"/>
                <w:sz w:val="24"/>
                <w:szCs w:val="24"/>
                <w:shd w:val="clear" w:color="auto" w:fill="FFFFFF"/>
              </w:rPr>
              <m:t>t</m:t>
            </m:r>
          </m:sub>
        </m:sSub>
      </m:oMath>
      <w:r w:rsidR="007E3978" w:rsidRPr="000B41F6">
        <w:rPr>
          <w:rFonts w:ascii="Times New Roman" w:hAnsi="Times New Roman" w:cs="Times New Roman"/>
          <w:color w:val="000000" w:themeColor="text1"/>
          <w:sz w:val="24"/>
          <w:szCs w:val="24"/>
          <w:shd w:val="clear" w:color="auto" w:fill="FFFFFF"/>
        </w:rPr>
        <w:t xml:space="preserve"> and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N</m:t>
            </m:r>
          </m:e>
          <m:sub>
            <m:r>
              <m:rPr>
                <m:sty m:val="p"/>
              </m:rPr>
              <w:rPr>
                <w:rFonts w:ascii="Cambria Math" w:hAnsi="Cambria Math" w:cs="Times New Roman"/>
                <w:color w:val="000000" w:themeColor="text1"/>
                <w:sz w:val="24"/>
                <w:szCs w:val="24"/>
                <w:shd w:val="clear" w:color="auto" w:fill="FFFFFF"/>
              </w:rPr>
              <m:t>t</m:t>
            </m:r>
          </m:sub>
        </m:sSub>
      </m:oMath>
      <w:r w:rsidR="007E3978" w:rsidRPr="000B41F6">
        <w:rPr>
          <w:rFonts w:ascii="Times New Roman" w:hAnsi="Times New Roman" w:cs="Times New Roman"/>
          <w:color w:val="000000" w:themeColor="text1"/>
          <w:sz w:val="24"/>
          <w:szCs w:val="24"/>
          <w:shd w:val="clear" w:color="auto" w:fill="FFFFFF"/>
        </w:rPr>
        <w:t xml:space="preserve"> are both (I) and the presence of </w:t>
      </w:r>
      <m:oMath>
        <m:r>
          <m:rPr>
            <m:sty m:val="p"/>
          </m:rPr>
          <w:rPr>
            <w:rFonts w:ascii="Cambria Math" w:hAnsi="Cambria Math" w:cs="Times New Roman"/>
            <w:color w:val="000000" w:themeColor="text1"/>
            <w:sz w:val="24"/>
            <w:szCs w:val="24"/>
            <w:shd w:val="clear" w:color="auto" w:fill="FFFFFF"/>
          </w:rPr>
          <m:t>β</m:t>
        </m:r>
      </m:oMath>
      <w:r w:rsidR="007E3978" w:rsidRPr="000B41F6">
        <w:rPr>
          <w:rFonts w:ascii="Times New Roman" w:hAnsi="Times New Roman" w:cs="Times New Roman"/>
          <w:color w:val="000000" w:themeColor="text1"/>
          <w:sz w:val="24"/>
          <w:szCs w:val="24"/>
          <w:shd w:val="clear" w:color="auto" w:fill="FFFFFF"/>
        </w:rPr>
        <w:t xml:space="preserve"> such that</w:t>
      </w:r>
    </w:p>
    <w:p w14:paraId="581DC1AB" w14:textId="77777777" w:rsidR="001D368B" w:rsidRPr="000B41F6" w:rsidRDefault="00C364E2" w:rsidP="000B41F6">
      <w:pPr>
        <w:spacing w:line="480" w:lineRule="auto"/>
        <w:contextualSpacing/>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P</m:t>
            </m:r>
          </m:e>
          <m:sub>
            <m:r>
              <w:rPr>
                <w:rFonts w:ascii="Cambria Math" w:hAnsi="Cambria Math" w:cs="Times New Roman"/>
                <w:color w:val="000000" w:themeColor="text1"/>
                <w:sz w:val="24"/>
                <w:szCs w:val="24"/>
                <w:shd w:val="clear" w:color="auto" w:fill="FFFFFF"/>
              </w:rPr>
              <m:t>t</m:t>
            </m:r>
          </m:sub>
        </m:sSub>
      </m:oMath>
      <w:r w:rsidR="007E3978" w:rsidRPr="000B41F6">
        <w:rPr>
          <w:rFonts w:ascii="Times New Roman" w:hAnsi="Times New Roman" w:cs="Times New Roman"/>
          <w:i/>
          <w:iCs/>
          <w:color w:val="000000" w:themeColor="text1"/>
          <w:sz w:val="24"/>
          <w:szCs w:val="24"/>
          <w:shd w:val="clear" w:color="auto" w:fill="FFFFFF"/>
        </w:rPr>
        <w:t xml:space="preserve">= </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t</m:t>
            </m:r>
          </m:sub>
        </m:sSub>
      </m:oMath>
      <w:r w:rsidR="007E3978" w:rsidRPr="000B41F6">
        <w:rPr>
          <w:rFonts w:ascii="Times New Roman" w:hAnsi="Times New Roman" w:cs="Times New Roman"/>
          <w:i/>
          <w:iCs/>
          <w:color w:val="000000" w:themeColor="text1"/>
          <w:sz w:val="24"/>
          <w:szCs w:val="24"/>
          <w:shd w:val="clear" w:color="auto" w:fill="FFFFFF"/>
        </w:rPr>
        <w:t xml:space="preserve"> </w:t>
      </w:r>
      <w:r w:rsidR="004215DF" w:rsidRPr="000B41F6">
        <w:rPr>
          <w:rFonts w:ascii="Times New Roman" w:hAnsi="Times New Roman" w:cs="Times New Roman"/>
          <w:i/>
          <w:iCs/>
          <w:color w:val="000000" w:themeColor="text1"/>
          <w:sz w:val="24"/>
          <w:szCs w:val="24"/>
          <w:shd w:val="clear" w:color="auto" w:fill="FFFFFF"/>
        </w:rPr>
        <w:t>–</w:t>
      </w:r>
      <w:r w:rsidR="007E3978" w:rsidRPr="000B41F6">
        <w:rPr>
          <w:rFonts w:ascii="Times New Roman" w:hAnsi="Times New Roman" w:cs="Times New Roman"/>
          <w:i/>
          <w:iCs/>
          <w:color w:val="000000" w:themeColor="text1"/>
          <w:sz w:val="24"/>
          <w:szCs w:val="24"/>
          <w:shd w:val="clear" w:color="auto" w:fill="FFFFFF"/>
        </w:rPr>
        <w:t xml:space="preserve"> β</w:t>
      </w:r>
      <m:oMath>
        <m:sSub>
          <m:sSubPr>
            <m:ctrlPr>
              <w:rPr>
                <w:rFonts w:ascii="Cambria Math" w:hAnsi="Cambria Math" w:cs="Times New Roman"/>
                <w:i/>
                <w:iCs/>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007E3978" w:rsidRPr="000B41F6">
        <w:rPr>
          <w:rFonts w:ascii="Times New Roman" w:hAnsi="Times New Roman" w:cs="Times New Roman"/>
          <w:color w:val="000000" w:themeColor="text1"/>
          <w:sz w:val="24"/>
          <w:szCs w:val="24"/>
          <w:shd w:val="clear" w:color="auto" w:fill="FFFFFF"/>
        </w:rPr>
        <w:t xml:space="preserve"> is I(0) can establish a cointegrating relationship. </w:t>
      </w:r>
    </w:p>
    <w:p w14:paraId="2E0B92FB" w14:textId="330BA899" w:rsidR="00740794" w:rsidRPr="000B41F6" w:rsidRDefault="00740794"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shd w:val="clear" w:color="auto" w:fill="FFFFFF"/>
        </w:rPr>
        <w:t xml:space="preserve"> </w:t>
      </w:r>
      <m:oMath>
        <m:sSub>
          <m:sSubPr>
            <m:ctrlPr>
              <w:rPr>
                <w:rFonts w:ascii="Cambria Math" w:hAnsi="Cambria Math" w:cs="Times New Roman"/>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 xml:space="preserve">t </m:t>
            </m:r>
          </m:sub>
        </m:sSub>
        <m:r>
          <m:rPr>
            <m:sty m:val="p"/>
          </m:rPr>
          <w:rPr>
            <w:rFonts w:ascii="Cambria Math" w:hAnsi="Cambria Math" w:cs="Times New Roman"/>
            <w:color w:val="000000" w:themeColor="text1"/>
            <w:sz w:val="24"/>
            <w:szCs w:val="24"/>
            <w:shd w:val="clear" w:color="auto" w:fill="FFFFFF"/>
          </w:rPr>
          <m:t xml:space="preserve"> and </m:t>
        </m:r>
        <m:sSub>
          <m:sSubPr>
            <m:ctrlPr>
              <w:rPr>
                <w:rFonts w:ascii="Cambria Math" w:hAnsi="Cambria Math" w:cs="Times New Roman"/>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 xml:space="preserve">t </m:t>
            </m:r>
          </m:sub>
        </m:sSub>
        <m:r>
          <m:rPr>
            <m:sty m:val="p"/>
          </m:rPr>
          <w:rPr>
            <w:rFonts w:ascii="Cambria Math" w:hAnsi="Cambria Math" w:cs="Times New Roman"/>
            <w:color w:val="000000" w:themeColor="text1"/>
            <w:sz w:val="24"/>
            <w:szCs w:val="24"/>
            <w:shd w:val="clear" w:color="auto" w:fill="FFFFFF"/>
          </w:rPr>
          <m:t xml:space="preserve">are characterised by long wave components as they are integrated of order 1. </m:t>
        </m:r>
      </m:oMath>
      <w:r w:rsidR="00A75CFD" w:rsidRPr="000B41F6">
        <w:rPr>
          <w:rFonts w:ascii="Times New Roman" w:hAnsi="Times New Roman" w:cs="Times New Roman"/>
          <w:color w:val="000000" w:themeColor="text1"/>
          <w:sz w:val="24"/>
          <w:szCs w:val="24"/>
          <w:shd w:val="clear" w:color="auto" w:fill="FFFFFF"/>
        </w:rPr>
        <w:t xml:space="preserve">This components are absent in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t</m:t>
            </m:r>
          </m:sub>
        </m:sSub>
      </m:oMath>
      <w:r w:rsidR="00A75CFD" w:rsidRPr="000B41F6">
        <w:rPr>
          <w:rFonts w:ascii="Times New Roman" w:hAnsi="Times New Roman" w:cs="Times New Roman"/>
          <w:color w:val="000000" w:themeColor="text1"/>
          <w:sz w:val="24"/>
          <w:szCs w:val="24"/>
          <w:shd w:val="clear" w:color="auto" w:fill="FFFFFF"/>
        </w:rPr>
        <w:t xml:space="preserve"> as this is I(0). </w:t>
      </w:r>
      <w:r w:rsidR="00EB3BB6" w:rsidRPr="000B41F6">
        <w:rPr>
          <w:rFonts w:ascii="Times New Roman" w:hAnsi="Times New Roman" w:cs="Times New Roman"/>
          <w:color w:val="000000" w:themeColor="text1"/>
          <w:sz w:val="24"/>
          <w:szCs w:val="24"/>
          <w:shd w:val="clear" w:color="auto" w:fill="FFFFFF"/>
        </w:rPr>
        <w:t xml:space="preserve">Ideally,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t</m:t>
            </m:r>
          </m:sub>
        </m:sSub>
      </m:oMath>
      <w:r w:rsidR="00EB3BB6" w:rsidRPr="000B41F6">
        <w:rPr>
          <w:rFonts w:ascii="Times New Roman" w:hAnsi="Times New Roman" w:cs="Times New Roman"/>
          <w:color w:val="000000" w:themeColor="text1"/>
          <w:sz w:val="24"/>
          <w:szCs w:val="24"/>
          <w:shd w:val="clear" w:color="auto" w:fill="FFFFFF"/>
        </w:rPr>
        <w:t xml:space="preserve">  is produced by the 'long</w:t>
      </w:r>
      <w:r w:rsidR="00EB3BB6" w:rsidRPr="000B41F6">
        <w:rPr>
          <w:rFonts w:ascii="Times New Roman" w:hAnsi="Times New Roman" w:cs="Times New Roman"/>
          <w:i/>
          <w:iCs/>
          <w:color w:val="000000" w:themeColor="text1"/>
          <w:sz w:val="24"/>
          <w:szCs w:val="24"/>
          <w:shd w:val="clear" w:color="auto" w:fill="FFFFFF"/>
        </w:rPr>
        <w:t xml:space="preserve"> </w:t>
      </w:r>
      <w:r w:rsidR="00EB3BB6" w:rsidRPr="000B41F6">
        <w:rPr>
          <w:rFonts w:ascii="Times New Roman" w:hAnsi="Times New Roman" w:cs="Times New Roman"/>
          <w:color w:val="000000" w:themeColor="text1"/>
          <w:sz w:val="24"/>
          <w:szCs w:val="24"/>
          <w:shd w:val="clear" w:color="auto" w:fill="FFFFFF"/>
        </w:rPr>
        <w:t>wave' components cancelling out perfectly.</w:t>
      </w:r>
      <w:r w:rsidR="00571AAB" w:rsidRPr="000B41F6">
        <w:rPr>
          <w:rFonts w:ascii="Times New Roman" w:hAnsi="Times New Roman" w:cs="Times New Roman"/>
          <w:color w:val="000000" w:themeColor="text1"/>
          <w:sz w:val="24"/>
          <w:szCs w:val="24"/>
          <w:shd w:val="clear" w:color="auto" w:fill="FFFFFF"/>
        </w:rPr>
        <w:t xml:space="preserve"> An equilibrium error which can be defined as,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t</m:t>
            </m:r>
          </m:sub>
        </m:sSub>
      </m:oMath>
      <w:r w:rsidR="00571AAB" w:rsidRPr="000B41F6">
        <w:rPr>
          <w:rFonts w:ascii="Times New Roman" w:hAnsi="Times New Roman" w:cs="Times New Roman"/>
          <w:color w:val="000000" w:themeColor="text1"/>
          <w:sz w:val="24"/>
          <w:szCs w:val="24"/>
          <w:shd w:val="clear" w:color="auto" w:fill="FFFFFF"/>
        </w:rPr>
        <w:t xml:space="preserve">=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 xml:space="preserve">t </m:t>
            </m:r>
          </m:sub>
        </m:sSub>
      </m:oMath>
      <w:r w:rsidR="00571AAB" w:rsidRPr="000B41F6">
        <w:rPr>
          <w:rFonts w:ascii="Times New Roman" w:hAnsi="Times New Roman" w:cs="Times New Roman"/>
          <w:color w:val="000000" w:themeColor="text1"/>
          <w:sz w:val="24"/>
          <w:szCs w:val="24"/>
          <w:shd w:val="clear" w:color="auto" w:fill="FFFFFF"/>
        </w:rPr>
        <w:t xml:space="preserve">– a, is the measure of </w:t>
      </w:r>
      <w:r w:rsidR="004215DF" w:rsidRPr="000B41F6">
        <w:rPr>
          <w:rFonts w:ascii="Times New Roman" w:hAnsi="Times New Roman" w:cs="Times New Roman"/>
          <w:color w:val="000000" w:themeColor="text1"/>
          <w:sz w:val="24"/>
          <w:szCs w:val="24"/>
          <w:shd w:val="clear" w:color="auto" w:fill="FFFFFF"/>
        </w:rPr>
        <w:t xml:space="preserve">the </w:t>
      </w:r>
      <w:r w:rsidR="00571AAB" w:rsidRPr="000B41F6">
        <w:rPr>
          <w:rFonts w:ascii="Times New Roman" w:hAnsi="Times New Roman" w:cs="Times New Roman"/>
          <w:color w:val="000000" w:themeColor="text1"/>
          <w:sz w:val="24"/>
          <w:szCs w:val="24"/>
          <w:shd w:val="clear" w:color="auto" w:fill="FFFFFF"/>
        </w:rPr>
        <w:t xml:space="preserve">deviation of </w:t>
      </w:r>
      <w:r w:rsidR="004215DF" w:rsidRPr="000B41F6">
        <w:rPr>
          <w:rFonts w:ascii="Times New Roman" w:hAnsi="Times New Roman" w:cs="Times New Roman"/>
          <w:color w:val="000000" w:themeColor="text1"/>
          <w:sz w:val="24"/>
          <w:szCs w:val="24"/>
          <w:shd w:val="clear" w:color="auto" w:fill="FFFFFF"/>
        </w:rPr>
        <w:t xml:space="preserve"> a series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M</m:t>
            </m:r>
          </m:e>
          <m:sub>
            <m:r>
              <m:rPr>
                <m:sty m:val="p"/>
              </m:rPr>
              <w:rPr>
                <w:rFonts w:ascii="Cambria Math" w:hAnsi="Cambria Math" w:cs="Times New Roman"/>
                <w:color w:val="000000" w:themeColor="text1"/>
                <w:sz w:val="24"/>
                <w:szCs w:val="24"/>
                <w:shd w:val="clear" w:color="auto" w:fill="FFFFFF"/>
              </w:rPr>
              <m:t>t</m:t>
            </m:r>
          </m:sub>
        </m:sSub>
      </m:oMath>
      <w:r w:rsidR="004215DF" w:rsidRPr="000B41F6">
        <w:rPr>
          <w:rFonts w:ascii="Times New Roman" w:hAnsi="Times New Roman" w:cs="Times New Roman"/>
          <w:color w:val="000000" w:themeColor="text1"/>
          <w:sz w:val="24"/>
          <w:szCs w:val="24"/>
          <w:shd w:val="clear" w:color="auto" w:fill="FFFFFF"/>
        </w:rPr>
        <w:t xml:space="preserve"> from the equilibrium,</w:t>
      </w:r>
    </w:p>
    <w:p w14:paraId="514C3E5A" w14:textId="3DE18516" w:rsidR="004215DF" w:rsidRPr="000B41F6" w:rsidRDefault="00C364E2" w:rsidP="000B41F6">
      <w:pPr>
        <w:spacing w:line="480" w:lineRule="auto"/>
        <w:contextualSpacing/>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M</m:t>
            </m:r>
          </m:e>
          <m:sub>
            <m:r>
              <m:rPr>
                <m:sty m:val="p"/>
              </m:rPr>
              <w:rPr>
                <w:rFonts w:ascii="Cambria Math" w:hAnsi="Cambria Math" w:cs="Times New Roman"/>
                <w:color w:val="000000" w:themeColor="text1"/>
                <w:sz w:val="24"/>
                <w:szCs w:val="24"/>
                <w:shd w:val="clear" w:color="auto" w:fill="FFFFFF"/>
              </w:rPr>
              <m:t>t</m:t>
            </m:r>
          </m:sub>
        </m:sSub>
      </m:oMath>
      <w:r w:rsidR="004215DF" w:rsidRPr="000B41F6">
        <w:rPr>
          <w:rFonts w:ascii="Times New Roman" w:hAnsi="Times New Roman" w:cs="Times New Roman"/>
          <w:color w:val="000000" w:themeColor="text1"/>
          <w:sz w:val="24"/>
          <w:szCs w:val="24"/>
          <w:shd w:val="clear" w:color="auto" w:fill="FFFFFF"/>
        </w:rPr>
        <w:t xml:space="preserve"> =a</w:t>
      </w:r>
      <w:r w:rsidR="001D368B" w:rsidRPr="000B41F6">
        <w:rPr>
          <w:rFonts w:ascii="Times New Roman" w:hAnsi="Times New Roman" w:cs="Times New Roman"/>
          <w:color w:val="000000" w:themeColor="text1"/>
          <w:sz w:val="24"/>
          <w:szCs w:val="24"/>
          <w:shd w:val="clear" w:color="auto" w:fill="FFFFFF"/>
        </w:rPr>
        <w:t xml:space="preserve"> </w:t>
      </w:r>
      <w:r w:rsidR="004215DF" w:rsidRPr="000B41F6">
        <w:rPr>
          <w:rFonts w:ascii="Times New Roman" w:hAnsi="Times New Roman" w:cs="Times New Roman"/>
          <w:color w:val="000000" w:themeColor="text1"/>
          <w:sz w:val="24"/>
          <w:szCs w:val="24"/>
          <w:shd w:val="clear" w:color="auto" w:fill="FFFFFF"/>
        </w:rPr>
        <w:t>+</w:t>
      </w:r>
      <w:r w:rsidR="001D368B" w:rsidRPr="000B41F6">
        <w:rPr>
          <w:rFonts w:ascii="Times New Roman" w:hAnsi="Times New Roman" w:cs="Times New Roman"/>
          <w:color w:val="000000" w:themeColor="text1"/>
          <w:sz w:val="24"/>
          <w:szCs w:val="24"/>
          <w:shd w:val="clear" w:color="auto" w:fill="FFFFFF"/>
        </w:rPr>
        <w:t xml:space="preserve"> </w:t>
      </w:r>
      <w:r w:rsidR="004215DF" w:rsidRPr="000B41F6">
        <w:rPr>
          <w:rFonts w:ascii="Times New Roman" w:hAnsi="Times New Roman" w:cs="Times New Roman"/>
          <w:color w:val="000000" w:themeColor="text1"/>
          <w:sz w:val="24"/>
          <w:szCs w:val="24"/>
          <w:shd w:val="clear" w:color="auto" w:fill="FFFFFF"/>
        </w:rPr>
        <w:t>b</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N</m:t>
            </m:r>
          </m:e>
          <m:sub>
            <m:r>
              <m:rPr>
                <m:sty m:val="p"/>
              </m:rPr>
              <w:rPr>
                <w:rFonts w:ascii="Cambria Math" w:hAnsi="Cambria Math" w:cs="Times New Roman"/>
                <w:color w:val="000000" w:themeColor="text1"/>
                <w:sz w:val="24"/>
                <w:szCs w:val="24"/>
                <w:shd w:val="clear" w:color="auto" w:fill="FFFFFF"/>
              </w:rPr>
              <m:t>t</m:t>
            </m:r>
          </m:sub>
        </m:sSub>
      </m:oMath>
      <w:r w:rsidR="004215DF" w:rsidRPr="000B41F6">
        <w:rPr>
          <w:rFonts w:ascii="Times New Roman" w:hAnsi="Times New Roman" w:cs="Times New Roman"/>
          <w:color w:val="000000" w:themeColor="text1"/>
          <w:sz w:val="24"/>
          <w:szCs w:val="24"/>
          <w:shd w:val="clear" w:color="auto" w:fill="FFFFFF"/>
        </w:rPr>
        <w:t xml:space="preserve">. </w:t>
      </w:r>
    </w:p>
    <w:p w14:paraId="3A1E0291" w14:textId="057B4E80" w:rsidR="004215DF" w:rsidRPr="000B41F6" w:rsidRDefault="0092086F" w:rsidP="000B41F6">
      <w:pPr>
        <w:pStyle w:val="ListParagraph"/>
        <w:numPr>
          <w:ilvl w:val="0"/>
          <w:numId w:val="1"/>
        </w:numPr>
        <w:spacing w:line="480" w:lineRule="auto"/>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shd w:val="clear" w:color="auto" w:fill="FFFFFF"/>
        </w:rPr>
        <w:t xml:space="preserve">The equilibrium error is steady and fluctuates about zero if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t</m:t>
            </m:r>
          </m:sub>
        </m:sSub>
      </m:oMath>
      <w:r w:rsidRPr="000B41F6">
        <w:rPr>
          <w:rFonts w:ascii="Times New Roman" w:hAnsi="Times New Roman" w:cs="Times New Roman"/>
          <w:color w:val="000000" w:themeColor="text1"/>
          <w:sz w:val="24"/>
          <w:szCs w:val="24"/>
          <w:shd w:val="clear" w:color="auto" w:fill="FFFFFF"/>
        </w:rPr>
        <w:t xml:space="preserve"> is I (0). As a result, the system will be in equilibrium on an average.</w:t>
      </w:r>
    </w:p>
    <w:p w14:paraId="3929B38F" w14:textId="58DD0C28" w:rsidR="0092086F" w:rsidRPr="000B41F6" w:rsidRDefault="0092086F" w:rsidP="000B41F6">
      <w:pPr>
        <w:pStyle w:val="ListParagraph"/>
        <w:numPr>
          <w:ilvl w:val="0"/>
          <w:numId w:val="1"/>
        </w:numPr>
        <w:spacing w:line="480" w:lineRule="auto"/>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shd w:val="clear" w:color="auto" w:fill="FFFFFF"/>
        </w:rPr>
        <w:t xml:space="preserve">If, on the other hand,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M</m:t>
            </m:r>
          </m:e>
          <m:sub>
            <m:r>
              <m:rPr>
                <m:sty m:val="p"/>
              </m:rPr>
              <w:rPr>
                <w:rFonts w:ascii="Cambria Math" w:hAnsi="Cambria Math" w:cs="Times New Roman"/>
                <w:color w:val="000000" w:themeColor="text1"/>
                <w:sz w:val="24"/>
                <w:szCs w:val="24"/>
                <w:shd w:val="clear" w:color="auto" w:fill="FFFFFF"/>
              </w:rPr>
              <m:t>t</m:t>
            </m:r>
          </m:sub>
        </m:sSub>
        <m:r>
          <w:rPr>
            <w:rFonts w:ascii="Cambria Math" w:hAnsi="Cambria Math" w:cs="Times New Roman"/>
            <w:color w:val="000000" w:themeColor="text1"/>
            <w:sz w:val="24"/>
            <w:szCs w:val="24"/>
            <w:shd w:val="clear" w:color="auto" w:fill="FFFFFF"/>
          </w:rPr>
          <m:t xml:space="preserve"> </m:t>
        </m:r>
      </m:oMath>
      <w:r w:rsidRPr="000B41F6">
        <w:rPr>
          <w:rFonts w:ascii="Times New Roman" w:hAnsi="Times New Roman" w:cs="Times New Roman"/>
          <w:color w:val="000000" w:themeColor="text1"/>
          <w:sz w:val="24"/>
          <w:szCs w:val="24"/>
          <w:shd w:val="clear" w:color="auto" w:fill="FFFFFF"/>
        </w:rPr>
        <w:t xml:space="preserve">and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N</m:t>
            </m:r>
          </m:e>
          <m:sub>
            <m:r>
              <m:rPr>
                <m:sty m:val="p"/>
              </m:rPr>
              <w:rPr>
                <w:rFonts w:ascii="Cambria Math" w:hAnsi="Cambria Math" w:cs="Times New Roman"/>
                <w:color w:val="000000" w:themeColor="text1"/>
                <w:sz w:val="24"/>
                <w:szCs w:val="24"/>
                <w:shd w:val="clear" w:color="auto" w:fill="FFFFFF"/>
              </w:rPr>
              <m:t>t</m:t>
            </m:r>
          </m:sub>
        </m:sSub>
      </m:oMath>
      <w:r w:rsidR="001D368B" w:rsidRPr="000B41F6">
        <w:rPr>
          <w:rFonts w:ascii="Times New Roman" w:hAnsi="Times New Roman" w:cs="Times New Roman"/>
          <w:color w:val="000000" w:themeColor="text1"/>
          <w:sz w:val="24"/>
          <w:szCs w:val="24"/>
          <w:shd w:val="clear" w:color="auto" w:fill="FFFFFF"/>
        </w:rPr>
        <w:t xml:space="preserve"> </w:t>
      </w:r>
      <w:r w:rsidRPr="000B41F6">
        <w:rPr>
          <w:rFonts w:ascii="Times New Roman" w:hAnsi="Times New Roman" w:cs="Times New Roman"/>
          <w:color w:val="000000" w:themeColor="text1"/>
          <w:sz w:val="24"/>
          <w:szCs w:val="24"/>
          <w:shd w:val="clear" w:color="auto" w:fill="FFFFFF"/>
        </w:rPr>
        <w:t xml:space="preserve">are not cointegrated and </w:t>
      </w:r>
      <m:oMath>
        <m:sSub>
          <m:sSubPr>
            <m:ctrlPr>
              <w:rPr>
                <w:rFonts w:ascii="Cambria Math" w:hAnsi="Cambria Math" w:cs="Times New Roman"/>
                <w:color w:val="000000" w:themeColor="text1"/>
                <w:sz w:val="24"/>
                <w:szCs w:val="24"/>
                <w:shd w:val="clear" w:color="auto" w:fill="FFFFFF"/>
              </w:rPr>
            </m:ctrlPr>
          </m:sSubPr>
          <m:e>
            <m:r>
              <m:rPr>
                <m:sty m:val="p"/>
              </m:rPr>
              <w:rPr>
                <w:rFonts w:ascii="Cambria Math" w:hAnsi="Cambria Math" w:cs="Times New Roman"/>
                <w:color w:val="000000" w:themeColor="text1"/>
                <w:sz w:val="24"/>
                <w:szCs w:val="24"/>
                <w:shd w:val="clear" w:color="auto" w:fill="FFFFFF"/>
              </w:rPr>
              <m:t>p</m:t>
            </m:r>
          </m:e>
          <m:sub>
            <m:r>
              <m:rPr>
                <m:sty m:val="p"/>
              </m:rPr>
              <w:rPr>
                <w:rFonts w:ascii="Cambria Math" w:hAnsi="Cambria Math" w:cs="Times New Roman"/>
                <w:color w:val="000000" w:themeColor="text1"/>
                <w:sz w:val="24"/>
                <w:szCs w:val="24"/>
                <w:shd w:val="clear" w:color="auto" w:fill="FFFFFF"/>
              </w:rPr>
              <m:t>t</m:t>
            </m:r>
          </m:sub>
        </m:sSub>
        <m:r>
          <w:rPr>
            <w:rFonts w:ascii="Cambria Math" w:hAnsi="Cambria Math" w:cs="Times New Roman"/>
            <w:color w:val="000000" w:themeColor="text1"/>
            <w:sz w:val="24"/>
            <w:szCs w:val="24"/>
            <w:shd w:val="clear" w:color="auto" w:fill="FFFFFF"/>
          </w:rPr>
          <m:t xml:space="preserve"> </m:t>
        </m:r>
      </m:oMath>
      <w:r w:rsidRPr="000B41F6">
        <w:rPr>
          <w:rFonts w:ascii="Times New Roman" w:hAnsi="Times New Roman" w:cs="Times New Roman"/>
          <w:color w:val="000000" w:themeColor="text1"/>
          <w:sz w:val="24"/>
          <w:szCs w:val="24"/>
          <w:shd w:val="clear" w:color="auto" w:fill="FFFFFF"/>
        </w:rPr>
        <w:t>is I(1), the equilibrium error might be large and zero-crossings are uncommon.</w:t>
      </w:r>
    </w:p>
    <w:p w14:paraId="0DBEDDB0" w14:textId="75A347E8" w:rsidR="000F6069" w:rsidRPr="000B41F6" w:rsidRDefault="001D368B"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shd w:val="clear" w:color="auto" w:fill="FFFFFF"/>
        </w:rPr>
        <w:t>As a result, the presence of a cointegrating vector (1-</w:t>
      </w:r>
      <m:oMath>
        <m:r>
          <m:rPr>
            <m:sty m:val="p"/>
          </m:rPr>
          <w:rPr>
            <w:rFonts w:ascii="Cambria Math" w:hAnsi="Cambria Math" w:cs="Times New Roman"/>
            <w:color w:val="000000" w:themeColor="text1"/>
            <w:sz w:val="24"/>
            <w:szCs w:val="24"/>
            <w:shd w:val="clear" w:color="auto" w:fill="FFFFFF"/>
          </w:rPr>
          <m:t>β)'</m:t>
        </m:r>
      </m:oMath>
      <w:r w:rsidRPr="000B41F6">
        <w:rPr>
          <w:rFonts w:ascii="Times New Roman" w:hAnsi="Times New Roman" w:cs="Times New Roman"/>
          <w:color w:val="000000" w:themeColor="text1"/>
          <w:sz w:val="24"/>
          <w:szCs w:val="24"/>
          <w:shd w:val="clear" w:color="auto" w:fill="FFFFFF"/>
        </w:rPr>
        <w:t>might be regarded as a long-term relationship</w:t>
      </w:r>
      <w:r w:rsidR="00E149EB" w:rsidRPr="000B41F6">
        <w:rPr>
          <w:rFonts w:ascii="Times New Roman" w:hAnsi="Times New Roman" w:cs="Times New Roman"/>
          <w:color w:val="000000" w:themeColor="text1"/>
          <w:sz w:val="24"/>
          <w:szCs w:val="24"/>
          <w:shd w:val="clear" w:color="auto" w:fill="FFFFFF"/>
        </w:rPr>
        <w:t xml:space="preserve"> indicating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M</m:t>
            </m:r>
          </m:e>
          <m:sub>
            <m:r>
              <w:rPr>
                <w:rFonts w:ascii="Cambria Math" w:hAnsi="Cambria Math" w:cs="Times New Roman"/>
                <w:color w:val="000000" w:themeColor="text1"/>
                <w:sz w:val="24"/>
                <w:szCs w:val="24"/>
                <w:shd w:val="clear" w:color="auto" w:fill="FFFFFF"/>
              </w:rPr>
              <m:t xml:space="preserve">t </m:t>
            </m:r>
          </m:sub>
        </m:sSub>
        <m:r>
          <w:rPr>
            <w:rFonts w:ascii="Cambria Math" w:hAnsi="Cambria Math" w:cs="Times New Roman"/>
            <w:color w:val="000000" w:themeColor="text1"/>
            <w:sz w:val="24"/>
            <w:szCs w:val="24"/>
            <w:shd w:val="clear" w:color="auto" w:fill="FFFFFF"/>
          </w:rPr>
          <m:t xml:space="preserve">and </m:t>
        </m:r>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N</m:t>
            </m:r>
          </m:e>
          <m:sub>
            <m:r>
              <w:rPr>
                <w:rFonts w:ascii="Cambria Math" w:hAnsi="Cambria Math" w:cs="Times New Roman"/>
                <w:color w:val="000000" w:themeColor="text1"/>
                <w:sz w:val="24"/>
                <w:szCs w:val="24"/>
                <w:shd w:val="clear" w:color="auto" w:fill="FFFFFF"/>
              </w:rPr>
              <m:t>t</m:t>
            </m:r>
          </m:sub>
        </m:sSub>
      </m:oMath>
      <w:r w:rsidR="00E149EB" w:rsidRPr="000B41F6">
        <w:rPr>
          <w:rFonts w:ascii="Times New Roman" w:hAnsi="Times New Roman" w:cs="Times New Roman"/>
          <w:color w:val="000000" w:themeColor="text1"/>
          <w:sz w:val="24"/>
          <w:szCs w:val="24"/>
          <w:shd w:val="clear" w:color="auto" w:fill="FFFFFF"/>
        </w:rPr>
        <w:t xml:space="preserve"> are cointegrated. </w:t>
      </w:r>
    </w:p>
    <w:p w14:paraId="140A89CB" w14:textId="2C87C772" w:rsidR="008A2596" w:rsidRPr="000B41F6" w:rsidRDefault="00F63C52" w:rsidP="000B41F6">
      <w:pPr>
        <w:spacing w:line="480" w:lineRule="auto"/>
        <w:contextualSpacing/>
        <w:rPr>
          <w:rFonts w:ascii="Times New Roman" w:hAnsi="Times New Roman" w:cs="Times New Roman"/>
          <w:color w:val="000000" w:themeColor="text1"/>
          <w:sz w:val="24"/>
          <w:szCs w:val="24"/>
          <w:shd w:val="clear" w:color="auto" w:fill="FFFFFF"/>
        </w:rPr>
      </w:pPr>
      <w:ins w:id="182" w:author="Abhijit Sharma" w:date="2022-05-29T18:12:00Z">
        <w:r>
          <w:rPr>
            <w:rFonts w:ascii="Times New Roman" w:hAnsi="Times New Roman" w:cs="Times New Roman"/>
            <w:color w:val="000000" w:themeColor="text1"/>
            <w:sz w:val="24"/>
            <w:szCs w:val="24"/>
            <w:shd w:val="clear" w:color="auto" w:fill="FFFFFF"/>
          </w:rPr>
          <w:t xml:space="preserve">WE DON’T NEED THIS LEVEL OF DETAIL FOR BASIC STUFF WHICH IS TEXTBOOK </w:t>
        </w:r>
      </w:ins>
      <w:ins w:id="183" w:author="Abhijit Sharma" w:date="2022-05-29T18:13:00Z">
        <w:r>
          <w:rPr>
            <w:rFonts w:ascii="Times New Roman" w:hAnsi="Times New Roman" w:cs="Times New Roman"/>
            <w:color w:val="000000" w:themeColor="text1"/>
            <w:sz w:val="24"/>
            <w:szCs w:val="24"/>
            <w:shd w:val="clear" w:color="auto" w:fill="FFFFFF"/>
          </w:rPr>
          <w:t xml:space="preserve">AND ESTABLISHED SOMETIMES EVEN AT UDNERGRADUATE LEVEL. </w:t>
        </w:r>
      </w:ins>
    </w:p>
    <w:p w14:paraId="17E1408D" w14:textId="2BADC5C4" w:rsidR="008A2596" w:rsidRPr="000B41F6" w:rsidRDefault="008A2596" w:rsidP="000B41F6">
      <w:pPr>
        <w:spacing w:line="480" w:lineRule="auto"/>
        <w:contextualSpacing/>
        <w:rPr>
          <w:rFonts w:ascii="Times New Roman" w:hAnsi="Times New Roman" w:cs="Times New Roman"/>
          <w:color w:val="000000" w:themeColor="text1"/>
          <w:sz w:val="24"/>
          <w:szCs w:val="24"/>
          <w:shd w:val="clear" w:color="auto" w:fill="FFFFFF"/>
        </w:rPr>
      </w:pPr>
      <w:del w:id="184" w:author="Abhijit Sharma" w:date="2022-05-29T18:13:00Z">
        <w:r w:rsidRPr="000B41F6" w:rsidDel="007E497D">
          <w:rPr>
            <w:rFonts w:ascii="Times New Roman" w:hAnsi="Times New Roman" w:cs="Times New Roman"/>
            <w:color w:val="000000" w:themeColor="text1"/>
            <w:sz w:val="24"/>
            <w:szCs w:val="24"/>
            <w:shd w:val="clear" w:color="auto" w:fill="FFFFFF"/>
          </w:rPr>
          <w:delText xml:space="preserve">The current paper tries to </w:delText>
        </w:r>
      </w:del>
      <w:ins w:id="185" w:author="Abhijit Sharma" w:date="2022-05-29T18:13:00Z">
        <w:r w:rsidR="007E497D">
          <w:rPr>
            <w:rFonts w:ascii="Times New Roman" w:hAnsi="Times New Roman" w:cs="Times New Roman"/>
            <w:color w:val="000000" w:themeColor="text1"/>
            <w:sz w:val="24"/>
            <w:szCs w:val="24"/>
            <w:shd w:val="clear" w:color="auto" w:fill="FFFFFF"/>
          </w:rPr>
          <w:t xml:space="preserve">We aim to </w:t>
        </w:r>
      </w:ins>
      <w:r w:rsidRPr="000B41F6">
        <w:rPr>
          <w:rFonts w:ascii="Times New Roman" w:hAnsi="Times New Roman" w:cs="Times New Roman"/>
          <w:color w:val="000000" w:themeColor="text1"/>
          <w:sz w:val="24"/>
          <w:szCs w:val="24"/>
          <w:shd w:val="clear" w:color="auto" w:fill="FFFFFF"/>
        </w:rPr>
        <w:t>identify cointegrating relationships between three pairs pf intermediate and final products in the pulp and paper industry.</w:t>
      </w:r>
      <w:ins w:id="186" w:author="Abhijit Sharma" w:date="2022-05-29T18:13:00Z">
        <w:r w:rsidR="007E497D">
          <w:rPr>
            <w:rFonts w:ascii="Times New Roman" w:hAnsi="Times New Roman" w:cs="Times New Roman"/>
            <w:color w:val="000000" w:themeColor="text1"/>
            <w:sz w:val="24"/>
            <w:szCs w:val="24"/>
            <w:shd w:val="clear" w:color="auto" w:fill="FFFFFF"/>
          </w:rPr>
          <w:t xml:space="preserve"> WHY? What is the reason for doing this?</w:t>
        </w:r>
      </w:ins>
      <w:r w:rsidRPr="000B41F6">
        <w:rPr>
          <w:rFonts w:ascii="Times New Roman" w:hAnsi="Times New Roman" w:cs="Times New Roman"/>
          <w:color w:val="000000" w:themeColor="text1"/>
          <w:sz w:val="24"/>
          <w:szCs w:val="24"/>
          <w:shd w:val="clear" w:color="auto" w:fill="FFFFFF"/>
        </w:rPr>
        <w:t xml:space="preserve"> Several </w:t>
      </w:r>
      <w:r w:rsidRPr="000B41F6">
        <w:rPr>
          <w:rFonts w:ascii="Times New Roman" w:hAnsi="Times New Roman" w:cs="Times New Roman"/>
          <w:color w:val="000000" w:themeColor="text1"/>
          <w:sz w:val="24"/>
          <w:szCs w:val="24"/>
          <w:shd w:val="clear" w:color="auto" w:fill="FFFFFF"/>
        </w:rPr>
        <w:lastRenderedPageBreak/>
        <w:t xml:space="preserve">studies </w:t>
      </w:r>
      <w:r w:rsidR="00047570" w:rsidRPr="000B41F6">
        <w:rPr>
          <w:rFonts w:ascii="Times New Roman" w:hAnsi="Times New Roman" w:cs="Times New Roman"/>
          <w:color w:val="000000" w:themeColor="text1"/>
          <w:sz w:val="24"/>
          <w:szCs w:val="24"/>
          <w:shd w:val="clear" w:color="auto" w:fill="FFFFFF"/>
        </w:rPr>
        <w:t xml:space="preserve">have established such </w:t>
      </w:r>
      <w:r w:rsidR="005F7BFC" w:rsidRPr="000B41F6">
        <w:rPr>
          <w:rFonts w:ascii="Times New Roman" w:hAnsi="Times New Roman" w:cs="Times New Roman"/>
          <w:color w:val="000000" w:themeColor="text1"/>
          <w:sz w:val="24"/>
          <w:szCs w:val="24"/>
          <w:shd w:val="clear" w:color="auto" w:fill="FFFFFF"/>
        </w:rPr>
        <w:t xml:space="preserve">a </w:t>
      </w:r>
      <w:r w:rsidR="00047570" w:rsidRPr="000B41F6">
        <w:rPr>
          <w:rFonts w:ascii="Times New Roman" w:hAnsi="Times New Roman" w:cs="Times New Roman"/>
          <w:color w:val="000000" w:themeColor="text1"/>
          <w:sz w:val="24"/>
          <w:szCs w:val="24"/>
          <w:shd w:val="clear" w:color="auto" w:fill="FFFFFF"/>
        </w:rPr>
        <w:t xml:space="preserve">relationship between products on a </w:t>
      </w:r>
      <w:r w:rsidR="0040693B" w:rsidRPr="000B41F6">
        <w:rPr>
          <w:rFonts w:ascii="Times New Roman" w:hAnsi="Times New Roman" w:cs="Times New Roman"/>
          <w:color w:val="000000" w:themeColor="text1"/>
          <w:sz w:val="24"/>
          <w:szCs w:val="24"/>
          <w:shd w:val="clear" w:color="auto" w:fill="FFFFFF"/>
        </w:rPr>
        <w:t>cross-country</w:t>
      </w:r>
      <w:r w:rsidR="00047570" w:rsidRPr="000B41F6">
        <w:rPr>
          <w:rFonts w:ascii="Times New Roman" w:hAnsi="Times New Roman" w:cs="Times New Roman"/>
          <w:color w:val="000000" w:themeColor="text1"/>
          <w:sz w:val="24"/>
          <w:szCs w:val="24"/>
          <w:shd w:val="clear" w:color="auto" w:fill="FFFFFF"/>
        </w:rPr>
        <w:t xml:space="preserve"> analysis, the current paper tries to identify these within a single country </w:t>
      </w:r>
      <w:r w:rsidR="0040693B" w:rsidRPr="000B41F6">
        <w:rPr>
          <w:rFonts w:ascii="Times New Roman" w:hAnsi="Times New Roman" w:cs="Times New Roman"/>
          <w:color w:val="000000" w:themeColor="text1"/>
          <w:sz w:val="24"/>
          <w:szCs w:val="24"/>
          <w:shd w:val="clear" w:color="auto" w:fill="FFFFFF"/>
        </w:rPr>
        <w:t>set-up</w:t>
      </w:r>
      <w:r w:rsidR="00047570" w:rsidRPr="000B41F6">
        <w:rPr>
          <w:rFonts w:ascii="Times New Roman" w:hAnsi="Times New Roman" w:cs="Times New Roman"/>
          <w:color w:val="000000" w:themeColor="text1"/>
          <w:sz w:val="24"/>
          <w:szCs w:val="24"/>
          <w:shd w:val="clear" w:color="auto" w:fill="FFFFFF"/>
        </w:rPr>
        <w:t xml:space="preserve">.  </w:t>
      </w:r>
    </w:p>
    <w:p w14:paraId="58BF3F9A" w14:textId="2151FC01" w:rsidR="00605FE9" w:rsidRPr="000B41F6" w:rsidRDefault="00BE3418"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noProof/>
          <w:color w:val="000000" w:themeColor="text1"/>
          <w:sz w:val="24"/>
          <w:szCs w:val="24"/>
          <w:shd w:val="clear" w:color="auto" w:fill="FFFFFF"/>
        </w:rPr>
        <w:drawing>
          <wp:inline distT="0" distB="0" distL="0" distR="0" wp14:anchorId="3331E78A" wp14:editId="3E8221A8">
            <wp:extent cx="5731510" cy="3028315"/>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p>
    <w:p w14:paraId="6EE353E4" w14:textId="0FC1725D" w:rsidR="00255FD2" w:rsidRPr="00770DE2" w:rsidRDefault="00B43778" w:rsidP="000B41F6">
      <w:pPr>
        <w:pStyle w:val="Caption"/>
        <w:spacing w:line="480" w:lineRule="auto"/>
        <w:contextualSpacing/>
        <w:rPr>
          <w:rFonts w:ascii="Times New Roman" w:hAnsi="Times New Roman" w:cs="Times New Roman"/>
          <w:color w:val="000000" w:themeColor="text1"/>
          <w:sz w:val="24"/>
          <w:szCs w:val="24"/>
          <w:rPrChange w:id="187" w:author="Abhijit Sharma" w:date="2022-05-29T18:13:00Z">
            <w:rPr>
              <w:rFonts w:ascii="Times New Roman" w:hAnsi="Times New Roman" w:cs="Times New Roman"/>
              <w:i/>
              <w:iCs/>
              <w:color w:val="000000" w:themeColor="text1"/>
              <w:sz w:val="24"/>
              <w:szCs w:val="24"/>
            </w:rPr>
          </w:rPrChange>
        </w:rPr>
      </w:pPr>
      <w:bookmarkStart w:id="188" w:name="_Toc101034522"/>
      <w:bookmarkStart w:id="189" w:name="_Toc101071075"/>
      <w:r w:rsidRPr="000B41F6">
        <w:rPr>
          <w:rFonts w:ascii="Times New Roman" w:hAnsi="Times New Roman" w:cs="Times New Roman"/>
          <w:color w:val="000000" w:themeColor="text1"/>
          <w:sz w:val="24"/>
          <w:szCs w:val="24"/>
        </w:rPr>
        <w:t xml:space="preserve">Figure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Figure \* ARABIC </w:instrText>
      </w:r>
      <w:r w:rsidRPr="000B41F6">
        <w:rPr>
          <w:rFonts w:ascii="Times New Roman" w:hAnsi="Times New Roman" w:cs="Times New Roman"/>
          <w:color w:val="000000" w:themeColor="text1"/>
          <w:sz w:val="24"/>
          <w:szCs w:val="24"/>
        </w:rPr>
        <w:fldChar w:fldCharType="separate"/>
      </w:r>
      <w:r w:rsidRPr="000B41F6">
        <w:rPr>
          <w:rFonts w:ascii="Times New Roman" w:hAnsi="Times New Roman" w:cs="Times New Roman"/>
          <w:noProof/>
          <w:color w:val="000000" w:themeColor="text1"/>
          <w:sz w:val="24"/>
          <w:szCs w:val="24"/>
        </w:rPr>
        <w:t>1</w:t>
      </w:r>
      <w:r w:rsidRPr="000B41F6">
        <w:rPr>
          <w:rFonts w:ascii="Times New Roman" w:hAnsi="Times New Roman" w:cs="Times New Roman"/>
          <w:color w:val="000000" w:themeColor="text1"/>
          <w:sz w:val="24"/>
          <w:szCs w:val="24"/>
        </w:rPr>
        <w:fldChar w:fldCharType="end"/>
      </w:r>
      <w:r w:rsidRPr="000B41F6">
        <w:rPr>
          <w:rFonts w:ascii="Times New Roman" w:hAnsi="Times New Roman" w:cs="Times New Roman"/>
          <w:i/>
          <w:iCs/>
          <w:color w:val="000000" w:themeColor="text1"/>
          <w:sz w:val="24"/>
          <w:szCs w:val="24"/>
        </w:rPr>
        <w:t>:</w:t>
      </w:r>
      <w:r w:rsidR="00255FD2" w:rsidRPr="000B41F6">
        <w:rPr>
          <w:rFonts w:ascii="Times New Roman" w:hAnsi="Times New Roman" w:cs="Times New Roman"/>
          <w:i/>
          <w:iCs/>
          <w:color w:val="000000" w:themeColor="text1"/>
          <w:sz w:val="24"/>
          <w:szCs w:val="24"/>
        </w:rPr>
        <w:t>Intermediate and final products of the paper industry</w:t>
      </w:r>
      <w:bookmarkEnd w:id="188"/>
      <w:bookmarkEnd w:id="189"/>
      <w:ins w:id="190" w:author="Abhijit Sharma" w:date="2022-05-29T18:13:00Z">
        <w:r w:rsidR="00770DE2">
          <w:rPr>
            <w:rFonts w:ascii="Times New Roman" w:hAnsi="Times New Roman" w:cs="Times New Roman"/>
            <w:i/>
            <w:iCs/>
            <w:color w:val="000000" w:themeColor="text1"/>
            <w:sz w:val="24"/>
            <w:szCs w:val="24"/>
          </w:rPr>
          <w:t xml:space="preserve"> </w:t>
        </w:r>
        <w:r w:rsidR="00770DE2">
          <w:rPr>
            <w:rFonts w:ascii="Times New Roman" w:hAnsi="Times New Roman" w:cs="Times New Roman"/>
            <w:color w:val="000000" w:themeColor="text1"/>
            <w:sz w:val="24"/>
            <w:szCs w:val="24"/>
          </w:rPr>
          <w:t xml:space="preserve"> I am not convinced of the relevance and/ or accuracy of this – needs re</w:t>
        </w:r>
      </w:ins>
      <w:ins w:id="191" w:author="Abhijit Sharma" w:date="2022-05-29T18:14:00Z">
        <w:r w:rsidR="00770DE2">
          <w:rPr>
            <w:rFonts w:ascii="Times New Roman" w:hAnsi="Times New Roman" w:cs="Times New Roman"/>
            <w:color w:val="000000" w:themeColor="text1"/>
            <w:sz w:val="24"/>
            <w:szCs w:val="24"/>
          </w:rPr>
          <w:t xml:space="preserve">visiting. </w:t>
        </w:r>
      </w:ins>
    </w:p>
    <w:p w14:paraId="73BD5CC8" w14:textId="221640F3" w:rsidR="004865C7" w:rsidRPr="000B41F6" w:rsidRDefault="004865C7" w:rsidP="000B41F6">
      <w:pPr>
        <w:pStyle w:val="Caption"/>
        <w:spacing w:line="480" w:lineRule="auto"/>
        <w:contextualSpacing/>
        <w:rPr>
          <w:rFonts w:ascii="Times New Roman" w:hAnsi="Times New Roman" w:cs="Times New Roman"/>
          <w:color w:val="000000" w:themeColor="text1"/>
          <w:sz w:val="24"/>
          <w:szCs w:val="24"/>
        </w:rPr>
      </w:pPr>
    </w:p>
    <w:p w14:paraId="28B4FA61" w14:textId="55339396" w:rsidR="004865C7" w:rsidRPr="000B41F6" w:rsidRDefault="004865C7"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Wood pulp is made from raw wood, which is the main material used by paper producers (</w:t>
      </w:r>
      <w:proofErr w:type="spellStart"/>
      <w:r w:rsidRPr="000B41F6">
        <w:rPr>
          <w:rFonts w:ascii="Times New Roman" w:hAnsi="Times New Roman" w:cs="Times New Roman"/>
          <w:color w:val="000000" w:themeColor="text1"/>
          <w:sz w:val="24"/>
          <w:szCs w:val="24"/>
        </w:rPr>
        <w:t>Nycz</w:t>
      </w:r>
      <w:proofErr w:type="spellEnd"/>
      <w:r w:rsidRPr="000B41F6">
        <w:rPr>
          <w:rFonts w:ascii="Times New Roman" w:hAnsi="Times New Roman" w:cs="Times New Roman"/>
          <w:color w:val="000000" w:themeColor="text1"/>
          <w:sz w:val="24"/>
          <w:szCs w:val="24"/>
        </w:rPr>
        <w:t xml:space="preserve">, 2019). Softwood coniferous trees account for 85 per cent of the wood pulp used in the United States that have longer fibres, which are believed to make the paper stronger. Corrugated boxes are well-liked items that are frequently utilised as shipping containers. Tissue, printing and writing papers, paper board, and speciality papers for journals and magazines are four of the most common end products for wood pulp. Based on the end application, each has distinct fibre needs (Cord, 2021). The study aims to find cointegrating relationships between the pairs of wood pulp-paper, wastepaper- paperboard, paper -newspaper, paper- periodicals as shown in figure 1. </w:t>
      </w:r>
      <w:ins w:id="192" w:author="Abhijit Sharma" w:date="2022-05-29T18:14:00Z">
        <w:r w:rsidR="00DC12A7">
          <w:rPr>
            <w:rFonts w:ascii="Times New Roman" w:hAnsi="Times New Roman" w:cs="Times New Roman"/>
            <w:color w:val="000000" w:themeColor="text1"/>
            <w:sz w:val="24"/>
            <w:szCs w:val="24"/>
          </w:rPr>
          <w:t xml:space="preserve">You still need to (a) establish why we </w:t>
        </w:r>
        <w:r w:rsidR="00DC12A7">
          <w:rPr>
            <w:rFonts w:ascii="Times New Roman" w:hAnsi="Times New Roman" w:cs="Times New Roman"/>
            <w:color w:val="000000" w:themeColor="text1"/>
            <w:sz w:val="24"/>
            <w:szCs w:val="24"/>
          </w:rPr>
          <w:lastRenderedPageBreak/>
          <w:t xml:space="preserve">expect these to hold – partly </w:t>
        </w:r>
        <w:r w:rsidR="009D1886">
          <w:rPr>
            <w:rFonts w:ascii="Times New Roman" w:hAnsi="Times New Roman" w:cs="Times New Roman"/>
            <w:color w:val="000000" w:themeColor="text1"/>
            <w:sz w:val="24"/>
            <w:szCs w:val="24"/>
          </w:rPr>
          <w:t>done</w:t>
        </w:r>
        <w:r w:rsidR="00DC12A7">
          <w:rPr>
            <w:rFonts w:ascii="Times New Roman" w:hAnsi="Times New Roman" w:cs="Times New Roman"/>
            <w:color w:val="000000" w:themeColor="text1"/>
            <w:sz w:val="24"/>
            <w:szCs w:val="24"/>
          </w:rPr>
          <w:t xml:space="preserve"> above and (b) more importantly why we should care for all this? </w:t>
        </w:r>
      </w:ins>
    </w:p>
    <w:p w14:paraId="210F53F6" w14:textId="6414D750" w:rsidR="00605FE9" w:rsidRPr="000B41F6" w:rsidRDefault="00605FE9" w:rsidP="000B41F6">
      <w:pPr>
        <w:spacing w:line="480" w:lineRule="auto"/>
        <w:contextualSpacing/>
        <w:rPr>
          <w:rFonts w:ascii="Times New Roman" w:hAnsi="Times New Roman" w:cs="Times New Roman"/>
          <w:color w:val="000000" w:themeColor="text1"/>
          <w:sz w:val="24"/>
          <w:szCs w:val="24"/>
        </w:rPr>
      </w:pPr>
    </w:p>
    <w:p w14:paraId="0E94F4D4" w14:textId="77777777" w:rsidR="00605FE9" w:rsidRPr="000B41F6" w:rsidRDefault="00605FE9" w:rsidP="000B41F6">
      <w:pPr>
        <w:spacing w:line="480" w:lineRule="auto"/>
        <w:contextualSpacing/>
        <w:rPr>
          <w:rFonts w:ascii="Times New Roman" w:hAnsi="Times New Roman" w:cs="Times New Roman"/>
          <w:color w:val="000000" w:themeColor="text1"/>
          <w:sz w:val="24"/>
          <w:szCs w:val="24"/>
        </w:rPr>
      </w:pPr>
    </w:p>
    <w:p w14:paraId="0646BD85" w14:textId="77777777" w:rsidR="00605FE9" w:rsidRPr="000B41F6" w:rsidRDefault="00605FE9" w:rsidP="000B41F6">
      <w:pPr>
        <w:spacing w:line="480" w:lineRule="auto"/>
        <w:contextualSpacing/>
        <w:rPr>
          <w:rFonts w:ascii="Times New Roman" w:hAnsi="Times New Roman" w:cs="Times New Roman"/>
          <w:color w:val="000000" w:themeColor="text1"/>
          <w:sz w:val="24"/>
          <w:szCs w:val="24"/>
        </w:rPr>
      </w:pPr>
    </w:p>
    <w:p w14:paraId="16260241" w14:textId="7BC6B4D5" w:rsidR="005918C5" w:rsidRDefault="005918C5" w:rsidP="000B41F6">
      <w:pPr>
        <w:pStyle w:val="Subtitle"/>
        <w:spacing w:line="480" w:lineRule="auto"/>
        <w:contextualSpacing/>
        <w:rPr>
          <w:rFonts w:ascii="Times New Roman" w:hAnsi="Times New Roman" w:cs="Times New Roman"/>
          <w:b/>
          <w:bCs/>
          <w:color w:val="000000" w:themeColor="text1"/>
          <w:sz w:val="24"/>
        </w:rPr>
      </w:pPr>
    </w:p>
    <w:p w14:paraId="111457AD" w14:textId="54744AE8" w:rsidR="001B24F1" w:rsidRDefault="001B24F1" w:rsidP="001B24F1"/>
    <w:p w14:paraId="0C6A95EE" w14:textId="7006714C" w:rsidR="001B24F1" w:rsidRDefault="001B24F1" w:rsidP="001B24F1"/>
    <w:p w14:paraId="42356666" w14:textId="15A61F37" w:rsidR="001B24F1" w:rsidRDefault="001B24F1" w:rsidP="001B24F1"/>
    <w:p w14:paraId="21083163" w14:textId="525B637A" w:rsidR="001B24F1" w:rsidRDefault="001B24F1" w:rsidP="001B24F1"/>
    <w:p w14:paraId="17042839" w14:textId="1587D193" w:rsidR="001B24F1" w:rsidRDefault="001B24F1" w:rsidP="001B24F1"/>
    <w:p w14:paraId="167FB717" w14:textId="3C9FBA28" w:rsidR="001B24F1" w:rsidRDefault="001B24F1" w:rsidP="001B24F1"/>
    <w:p w14:paraId="56B57156" w14:textId="09C9E429" w:rsidR="001B24F1" w:rsidRDefault="001B24F1" w:rsidP="001B24F1"/>
    <w:p w14:paraId="2142AC4C" w14:textId="15D8AA51" w:rsidR="001B24F1" w:rsidRDefault="001B24F1" w:rsidP="001B24F1"/>
    <w:p w14:paraId="340A9C93" w14:textId="16258141" w:rsidR="001B24F1" w:rsidRDefault="001B24F1" w:rsidP="001B24F1"/>
    <w:p w14:paraId="37DC69E3" w14:textId="77777777" w:rsidR="001B24F1" w:rsidRPr="001B24F1" w:rsidRDefault="001B24F1" w:rsidP="001B24F1"/>
    <w:p w14:paraId="297B08D1" w14:textId="08D4DBCB" w:rsidR="00D50C3C" w:rsidRPr="005918C5" w:rsidRDefault="001B24F1" w:rsidP="001B24F1">
      <w:pPr>
        <w:pStyle w:val="Heading1"/>
        <w:jc w:val="center"/>
      </w:pPr>
      <w:bookmarkStart w:id="193" w:name="_Toc101072331"/>
      <w:r>
        <w:t>5.</w:t>
      </w:r>
      <w:r w:rsidR="00D50C3C" w:rsidRPr="005918C5">
        <w:t>Data and Methods</w:t>
      </w:r>
      <w:bookmarkEnd w:id="193"/>
    </w:p>
    <w:p w14:paraId="51F84239" w14:textId="77777777" w:rsidR="000D456D" w:rsidRPr="000B41F6" w:rsidRDefault="000D456D" w:rsidP="000B41F6">
      <w:pPr>
        <w:spacing w:line="480" w:lineRule="auto"/>
        <w:contextualSpacing/>
        <w:rPr>
          <w:rFonts w:ascii="Times New Roman" w:hAnsi="Times New Roman" w:cs="Times New Roman"/>
          <w:color w:val="000000" w:themeColor="text1"/>
          <w:sz w:val="24"/>
          <w:szCs w:val="24"/>
        </w:rPr>
      </w:pPr>
    </w:p>
    <w:p w14:paraId="43DA2587" w14:textId="7FAC1602" w:rsidR="0005597E" w:rsidRPr="000B41F6" w:rsidRDefault="00D50C3C"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Daily prices of </w:t>
      </w:r>
      <w:r w:rsidR="00BF3EA9" w:rsidRPr="000B41F6">
        <w:rPr>
          <w:rFonts w:ascii="Times New Roman" w:hAnsi="Times New Roman" w:cs="Times New Roman"/>
          <w:color w:val="000000" w:themeColor="text1"/>
          <w:sz w:val="24"/>
          <w:szCs w:val="24"/>
        </w:rPr>
        <w:t>paper-related products’ raw and finished</w:t>
      </w:r>
      <w:r w:rsidRPr="000B41F6">
        <w:rPr>
          <w:rFonts w:ascii="Times New Roman" w:hAnsi="Times New Roman" w:cs="Times New Roman"/>
          <w:color w:val="000000" w:themeColor="text1"/>
          <w:sz w:val="24"/>
          <w:szCs w:val="24"/>
        </w:rPr>
        <w:t xml:space="preserve"> </w:t>
      </w:r>
      <w:r w:rsidR="00A84109" w:rsidRPr="000B41F6">
        <w:rPr>
          <w:rFonts w:ascii="Times New Roman" w:hAnsi="Times New Roman" w:cs="Times New Roman"/>
          <w:color w:val="000000" w:themeColor="text1"/>
          <w:sz w:val="24"/>
          <w:szCs w:val="24"/>
        </w:rPr>
        <w:t xml:space="preserve">products from 2007 to 2010 were obtained from the Billion Prices Product data. </w:t>
      </w:r>
      <w:ins w:id="194" w:author="Abhijit Sharma" w:date="2022-05-29T18:14:00Z">
        <w:r w:rsidR="009D1886">
          <w:rPr>
            <w:rFonts w:ascii="Times New Roman" w:hAnsi="Times New Roman" w:cs="Times New Roman"/>
            <w:color w:val="000000" w:themeColor="text1"/>
            <w:sz w:val="24"/>
            <w:szCs w:val="24"/>
          </w:rPr>
          <w:t xml:space="preserve">URL/ REFERENCE? </w:t>
        </w:r>
      </w:ins>
      <w:r w:rsidR="00A96135" w:rsidRPr="000B41F6">
        <w:rPr>
          <w:rFonts w:ascii="Times New Roman" w:hAnsi="Times New Roman" w:cs="Times New Roman"/>
          <w:color w:val="000000" w:themeColor="text1"/>
          <w:sz w:val="24"/>
          <w:szCs w:val="24"/>
        </w:rPr>
        <w:t xml:space="preserve">‘The Billion Prices Project </w:t>
      </w:r>
      <w:del w:id="195" w:author="Abhijit Sharma" w:date="2022-05-29T18:14:00Z">
        <w:r w:rsidR="00A96135" w:rsidRPr="000B41F6" w:rsidDel="008E29BC">
          <w:rPr>
            <w:rFonts w:ascii="Times New Roman" w:hAnsi="Times New Roman" w:cs="Times New Roman"/>
            <w:color w:val="000000" w:themeColor="text1"/>
            <w:sz w:val="24"/>
            <w:szCs w:val="24"/>
          </w:rPr>
          <w:delText xml:space="preserve">was </w:delText>
        </w:r>
      </w:del>
      <w:ins w:id="196" w:author="Abhijit Sharma" w:date="2022-05-29T18:14:00Z">
        <w:r w:rsidR="008E29BC">
          <w:rPr>
            <w:rFonts w:ascii="Times New Roman" w:hAnsi="Times New Roman" w:cs="Times New Roman"/>
            <w:color w:val="000000" w:themeColor="text1"/>
            <w:sz w:val="24"/>
            <w:szCs w:val="24"/>
          </w:rPr>
          <w:t>IS</w:t>
        </w:r>
        <w:r w:rsidR="008E29BC" w:rsidRPr="000B41F6">
          <w:rPr>
            <w:rFonts w:ascii="Times New Roman" w:hAnsi="Times New Roman" w:cs="Times New Roman"/>
            <w:color w:val="000000" w:themeColor="text1"/>
            <w:sz w:val="24"/>
            <w:szCs w:val="24"/>
          </w:rPr>
          <w:t xml:space="preserve"> </w:t>
        </w:r>
      </w:ins>
      <w:r w:rsidR="00A96135" w:rsidRPr="000B41F6">
        <w:rPr>
          <w:rFonts w:ascii="Times New Roman" w:hAnsi="Times New Roman" w:cs="Times New Roman"/>
          <w:color w:val="000000" w:themeColor="text1"/>
          <w:sz w:val="24"/>
          <w:szCs w:val="24"/>
        </w:rPr>
        <w:t>an academic initiative at MIT and Harvard that used prices collected from online, offline and multichannel retailers across several countries on a daily basis to conduct research in macro and international economics’</w:t>
      </w:r>
      <w:r w:rsidR="008E69B0" w:rsidRPr="000B41F6">
        <w:rPr>
          <w:rFonts w:ascii="Times New Roman" w:hAnsi="Times New Roman" w:cs="Times New Roman"/>
          <w:color w:val="000000" w:themeColor="text1"/>
          <w:sz w:val="24"/>
          <w:szCs w:val="24"/>
          <w:shd w:val="clear" w:color="auto" w:fill="FFFFFF"/>
        </w:rPr>
        <w:t xml:space="preserve"> </w:t>
      </w:r>
      <w:r w:rsidR="008E69B0" w:rsidRPr="000B41F6">
        <w:rPr>
          <w:rFonts w:ascii="Times New Roman" w:hAnsi="Times New Roman" w:cs="Times New Roman"/>
          <w:color w:val="000000" w:themeColor="text1"/>
          <w:sz w:val="24"/>
          <w:szCs w:val="24"/>
        </w:rPr>
        <w:t>(BPP, 2008)</w:t>
      </w:r>
      <w:r w:rsidR="00A96135" w:rsidRPr="000B41F6">
        <w:rPr>
          <w:rFonts w:ascii="Times New Roman" w:hAnsi="Times New Roman" w:cs="Times New Roman"/>
          <w:color w:val="000000" w:themeColor="text1"/>
          <w:sz w:val="24"/>
          <w:szCs w:val="24"/>
        </w:rPr>
        <w:t>.</w:t>
      </w:r>
      <w:r w:rsidR="003E5F9D" w:rsidRPr="000B41F6">
        <w:rPr>
          <w:rFonts w:ascii="Times New Roman" w:hAnsi="Times New Roman" w:cs="Times New Roman"/>
          <w:color w:val="000000" w:themeColor="text1"/>
          <w:sz w:val="24"/>
          <w:szCs w:val="24"/>
        </w:rPr>
        <w:t xml:space="preserve"> </w:t>
      </w:r>
      <w:r w:rsidR="00D8439A" w:rsidRPr="000B41F6">
        <w:rPr>
          <w:rFonts w:ascii="Times New Roman" w:hAnsi="Times New Roman" w:cs="Times New Roman"/>
          <w:color w:val="000000" w:themeColor="text1"/>
          <w:sz w:val="24"/>
          <w:szCs w:val="24"/>
        </w:rPr>
        <w:t>Time series analysis enables the optimal monitoring and control of a system's performance over time by allowing for the description of fluctuation in variables of interest over time, a better understanding (or explanation) of the data-generating mechanism, and the ability to predict future values of a time series</w:t>
      </w:r>
      <w:r w:rsidR="00966DEE" w:rsidRPr="000B41F6">
        <w:rPr>
          <w:rFonts w:ascii="Times New Roman" w:hAnsi="Times New Roman" w:cs="Times New Roman"/>
          <w:color w:val="000000" w:themeColor="text1"/>
          <w:sz w:val="24"/>
          <w:szCs w:val="24"/>
        </w:rPr>
        <w:t xml:space="preserve"> </w:t>
      </w:r>
      <w:r w:rsidR="00966DEE" w:rsidRPr="000B41F6">
        <w:rPr>
          <w:rFonts w:ascii="Times New Roman" w:hAnsi="Times New Roman" w:cs="Times New Roman"/>
          <w:color w:val="000000" w:themeColor="text1"/>
          <w:sz w:val="24"/>
          <w:szCs w:val="24"/>
          <w:shd w:val="clear" w:color="auto" w:fill="FFFFFF"/>
        </w:rPr>
        <w:lastRenderedPageBreak/>
        <w:t>(Chatfield, 1989)</w:t>
      </w:r>
      <w:r w:rsidR="00966DEE" w:rsidRPr="000B41F6">
        <w:rPr>
          <w:rFonts w:ascii="Times New Roman" w:hAnsi="Times New Roman" w:cs="Times New Roman"/>
          <w:color w:val="000000" w:themeColor="text1"/>
          <w:sz w:val="24"/>
          <w:szCs w:val="24"/>
        </w:rPr>
        <w:t xml:space="preserve">. </w:t>
      </w:r>
      <w:ins w:id="197" w:author="Abhijit Sharma" w:date="2022-05-29T18:15:00Z">
        <w:r w:rsidR="008E29BC">
          <w:rPr>
            <w:rFonts w:ascii="Times New Roman" w:hAnsi="Times New Roman" w:cs="Times New Roman"/>
            <w:color w:val="000000" w:themeColor="text1"/>
            <w:sz w:val="24"/>
            <w:szCs w:val="24"/>
          </w:rPr>
          <w:t xml:space="preserve">WHY CAN’T YOU DISCUSS YOUR BASIC METHODLOGY IN A CLEAR SUB-SECTION HERE? THAT WOULD MAKE MUCH MORE SENSE. </w:t>
        </w:r>
      </w:ins>
      <w:r w:rsidR="008142D3" w:rsidRPr="000B41F6">
        <w:rPr>
          <w:rFonts w:ascii="Times New Roman" w:hAnsi="Times New Roman" w:cs="Times New Roman"/>
          <w:color w:val="000000" w:themeColor="text1"/>
          <w:sz w:val="24"/>
          <w:szCs w:val="24"/>
        </w:rPr>
        <w:t xml:space="preserve">The study's primary goal is to discover and explain structural changes, hence high-frequency data was used. </w:t>
      </w:r>
    </w:p>
    <w:p w14:paraId="4FEAE7F1" w14:textId="77777777" w:rsidR="0005597E" w:rsidRPr="000B41F6" w:rsidRDefault="0005597E" w:rsidP="000B41F6">
      <w:pPr>
        <w:spacing w:line="480" w:lineRule="auto"/>
        <w:contextualSpacing/>
        <w:rPr>
          <w:rFonts w:ascii="Times New Roman" w:hAnsi="Times New Roman" w:cs="Times New Roman"/>
          <w:color w:val="000000" w:themeColor="text1"/>
          <w:sz w:val="24"/>
          <w:szCs w:val="24"/>
        </w:rPr>
      </w:pPr>
    </w:p>
    <w:p w14:paraId="47A08FF2" w14:textId="50CF8241" w:rsidR="0005597E" w:rsidRPr="000B41F6" w:rsidRDefault="0005597E"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drawing>
          <wp:inline distT="0" distB="0" distL="0" distR="0" wp14:anchorId="59C25158" wp14:editId="2EF38F5C">
            <wp:extent cx="4114800" cy="3086100"/>
            <wp:effectExtent l="0" t="0" r="0" b="0"/>
            <wp:docPr id="14" name="Picture 1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hist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14800" cy="3086100"/>
                    </a:xfrm>
                    <a:prstGeom prst="rect">
                      <a:avLst/>
                    </a:prstGeom>
                  </pic:spPr>
                </pic:pic>
              </a:graphicData>
            </a:graphic>
          </wp:inline>
        </w:drawing>
      </w:r>
    </w:p>
    <w:p w14:paraId="43C4DC8B" w14:textId="33249E15" w:rsidR="0005597E" w:rsidRPr="000B41F6" w:rsidRDefault="00B43778" w:rsidP="000B41F6">
      <w:pPr>
        <w:pStyle w:val="Caption"/>
        <w:spacing w:line="480" w:lineRule="auto"/>
        <w:contextualSpacing/>
        <w:rPr>
          <w:rFonts w:ascii="Times New Roman" w:hAnsi="Times New Roman" w:cs="Times New Roman"/>
          <w:color w:val="000000" w:themeColor="text1"/>
          <w:sz w:val="24"/>
          <w:szCs w:val="24"/>
        </w:rPr>
      </w:pPr>
      <w:bookmarkStart w:id="198" w:name="_Toc101034523"/>
      <w:bookmarkStart w:id="199" w:name="_Toc101071076"/>
      <w:r w:rsidRPr="000B41F6">
        <w:rPr>
          <w:rFonts w:ascii="Times New Roman" w:hAnsi="Times New Roman" w:cs="Times New Roman"/>
          <w:color w:val="000000" w:themeColor="text1"/>
          <w:sz w:val="24"/>
          <w:szCs w:val="24"/>
        </w:rPr>
        <w:t xml:space="preserve">Figure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Figure \* ARABIC </w:instrText>
      </w:r>
      <w:r w:rsidRPr="000B41F6">
        <w:rPr>
          <w:rFonts w:ascii="Times New Roman" w:hAnsi="Times New Roman" w:cs="Times New Roman"/>
          <w:color w:val="000000" w:themeColor="text1"/>
          <w:sz w:val="24"/>
          <w:szCs w:val="24"/>
        </w:rPr>
        <w:fldChar w:fldCharType="separate"/>
      </w:r>
      <w:r w:rsidRPr="000B41F6">
        <w:rPr>
          <w:rFonts w:ascii="Times New Roman" w:hAnsi="Times New Roman" w:cs="Times New Roman"/>
          <w:noProof/>
          <w:color w:val="000000" w:themeColor="text1"/>
          <w:sz w:val="24"/>
          <w:szCs w:val="24"/>
        </w:rPr>
        <w:t>2</w:t>
      </w:r>
      <w:r w:rsidRPr="000B41F6">
        <w:rPr>
          <w:rFonts w:ascii="Times New Roman" w:hAnsi="Times New Roman" w:cs="Times New Roman"/>
          <w:color w:val="000000" w:themeColor="text1"/>
          <w:sz w:val="24"/>
          <w:szCs w:val="24"/>
        </w:rPr>
        <w:fldChar w:fldCharType="end"/>
      </w:r>
      <w:r w:rsidRPr="000B41F6">
        <w:rPr>
          <w:rFonts w:ascii="Times New Roman" w:hAnsi="Times New Roman" w:cs="Times New Roman"/>
          <w:color w:val="000000" w:themeColor="text1"/>
          <w:sz w:val="24"/>
          <w:szCs w:val="24"/>
        </w:rPr>
        <w:t xml:space="preserve">: </w:t>
      </w:r>
      <w:r w:rsidR="0005597E" w:rsidRPr="000B41F6">
        <w:rPr>
          <w:rFonts w:ascii="Times New Roman" w:hAnsi="Times New Roman" w:cs="Times New Roman"/>
          <w:color w:val="000000" w:themeColor="text1"/>
          <w:sz w:val="24"/>
          <w:szCs w:val="24"/>
        </w:rPr>
        <w:t xml:space="preserve">Plot of log price </w:t>
      </w:r>
      <w:r w:rsidR="00D355E8" w:rsidRPr="000B41F6">
        <w:rPr>
          <w:rFonts w:ascii="Times New Roman" w:hAnsi="Times New Roman" w:cs="Times New Roman"/>
          <w:color w:val="000000" w:themeColor="text1"/>
          <w:sz w:val="24"/>
          <w:szCs w:val="24"/>
        </w:rPr>
        <w:t>v/s</w:t>
      </w:r>
      <w:r w:rsidR="0005597E" w:rsidRPr="000B41F6">
        <w:rPr>
          <w:rFonts w:ascii="Times New Roman" w:hAnsi="Times New Roman" w:cs="Times New Roman"/>
          <w:color w:val="000000" w:themeColor="text1"/>
          <w:sz w:val="24"/>
          <w:szCs w:val="24"/>
        </w:rPr>
        <w:t xml:space="preserve"> time- </w:t>
      </w:r>
      <w:r w:rsidRPr="000B41F6">
        <w:rPr>
          <w:rFonts w:ascii="Times New Roman" w:hAnsi="Times New Roman" w:cs="Times New Roman"/>
          <w:color w:val="000000" w:themeColor="text1"/>
          <w:sz w:val="24"/>
          <w:szCs w:val="24"/>
        </w:rPr>
        <w:t>Wood pulp</w:t>
      </w:r>
      <w:bookmarkEnd w:id="198"/>
      <w:bookmarkEnd w:id="199"/>
      <w:r w:rsidR="0005597E" w:rsidRPr="000B41F6">
        <w:rPr>
          <w:rFonts w:ascii="Times New Roman" w:hAnsi="Times New Roman" w:cs="Times New Roman"/>
          <w:color w:val="000000" w:themeColor="text1"/>
          <w:sz w:val="24"/>
          <w:szCs w:val="24"/>
        </w:rPr>
        <w:t xml:space="preserve"> </w:t>
      </w:r>
      <w:ins w:id="200" w:author="Abhijit Sharma" w:date="2022-05-29T18:15:00Z">
        <w:r w:rsidR="00661A91">
          <w:rPr>
            <w:rFonts w:ascii="Times New Roman" w:hAnsi="Times New Roman" w:cs="Times New Roman"/>
            <w:color w:val="000000" w:themeColor="text1"/>
            <w:sz w:val="24"/>
            <w:szCs w:val="24"/>
          </w:rPr>
          <w:t>WHAT IS THIS SHOWING? WHY HAVE YOU NOT PROVIDED A DATE LABEL ON THIS X-A</w:t>
        </w:r>
      </w:ins>
      <w:ins w:id="201" w:author="Abhijit Sharma" w:date="2022-05-29T18:16:00Z">
        <w:r w:rsidR="00661A91">
          <w:rPr>
            <w:rFonts w:ascii="Times New Roman" w:hAnsi="Times New Roman" w:cs="Times New Roman"/>
            <w:color w:val="000000" w:themeColor="text1"/>
            <w:sz w:val="24"/>
            <w:szCs w:val="24"/>
          </w:rPr>
          <w:t xml:space="preserve">XIS – THIS IS LAZY WORK. </w:t>
        </w:r>
        <w:r w:rsidR="006F2960">
          <w:rPr>
            <w:rFonts w:ascii="Times New Roman" w:hAnsi="Times New Roman" w:cs="Times New Roman"/>
            <w:color w:val="000000" w:themeColor="text1"/>
            <w:sz w:val="24"/>
            <w:szCs w:val="24"/>
          </w:rPr>
          <w:t xml:space="preserve">TIME SERIES WITHOUT DATE LABELS ARE VERY HARD </w:t>
        </w:r>
        <w:r w:rsidR="00496C56">
          <w:rPr>
            <w:rFonts w:ascii="Times New Roman" w:hAnsi="Times New Roman" w:cs="Times New Roman"/>
            <w:color w:val="000000" w:themeColor="text1"/>
            <w:sz w:val="24"/>
            <w:szCs w:val="24"/>
          </w:rPr>
          <w:t>TO</w:t>
        </w:r>
        <w:r w:rsidR="006F2960">
          <w:rPr>
            <w:rFonts w:ascii="Times New Roman" w:hAnsi="Times New Roman" w:cs="Times New Roman"/>
            <w:color w:val="000000" w:themeColor="text1"/>
            <w:sz w:val="24"/>
            <w:szCs w:val="24"/>
          </w:rPr>
          <w:t xml:space="preserve"> INTERPRET. </w:t>
        </w:r>
      </w:ins>
    </w:p>
    <w:p w14:paraId="4416C6F3" w14:textId="580A37D7" w:rsidR="0005597E" w:rsidRPr="000B41F6" w:rsidRDefault="00081B63" w:rsidP="000B41F6">
      <w:pPr>
        <w:spacing w:line="480" w:lineRule="auto"/>
        <w:contextualSpacing/>
        <w:rPr>
          <w:rFonts w:ascii="Times New Roman" w:hAnsi="Times New Roman" w:cs="Times New Roman"/>
          <w:color w:val="000000" w:themeColor="text1"/>
          <w:sz w:val="24"/>
          <w:szCs w:val="24"/>
        </w:rPr>
      </w:pPr>
      <w:ins w:id="202" w:author="Abhijit Sharma" w:date="2022-05-29T18:17:00Z">
        <w:r>
          <w:rPr>
            <w:rFonts w:ascii="Times New Roman" w:hAnsi="Times New Roman" w:cs="Times New Roman"/>
            <w:color w:val="000000" w:themeColor="text1"/>
            <w:sz w:val="24"/>
            <w:szCs w:val="24"/>
          </w:rPr>
          <w:t>WHY HAVE YO</w:t>
        </w:r>
      </w:ins>
      <w:ins w:id="203" w:author="Abhijit Sharma" w:date="2022-05-29T18:18:00Z">
        <w:r>
          <w:rPr>
            <w:rFonts w:ascii="Times New Roman" w:hAnsi="Times New Roman" w:cs="Times New Roman"/>
            <w:color w:val="000000" w:themeColor="text1"/>
            <w:sz w:val="24"/>
            <w:szCs w:val="24"/>
          </w:rPr>
          <w:t xml:space="preserve">U NOT PROVIDED COMMENTS ON FIGRUES 2 AND 3? WHY IS THERE A SPIKE IN FIGURE 2? </w:t>
        </w:r>
        <w:r w:rsidR="000A4B43">
          <w:rPr>
            <w:rFonts w:ascii="Times New Roman" w:hAnsi="Times New Roman" w:cs="Times New Roman"/>
            <w:color w:val="000000" w:themeColor="text1"/>
            <w:sz w:val="24"/>
            <w:szCs w:val="24"/>
          </w:rPr>
          <w:t xml:space="preserve">THIS IS A SERIOUS OMISSION – YOU CANNOT INCLUDE FIGURES AND TABLES ETC WITHOIT COMMENTING ON THEM FULLY. </w:t>
        </w:r>
      </w:ins>
    </w:p>
    <w:p w14:paraId="642AD9A1" w14:textId="3E866B46" w:rsidR="00D50C3C" w:rsidRPr="000B41F6" w:rsidRDefault="008142D3"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When the exact timing of a shock is known, high-frequency data allows us to pinpoint the exact moment of the incident and, as a result, accurately identify market players' reactions. </w:t>
      </w:r>
      <w:ins w:id="204" w:author="Abhijit Sharma" w:date="2022-05-29T18:16:00Z">
        <w:r w:rsidR="00AE5DCA">
          <w:rPr>
            <w:rFonts w:ascii="Times New Roman" w:hAnsi="Times New Roman" w:cs="Times New Roman"/>
            <w:color w:val="000000" w:themeColor="text1"/>
            <w:sz w:val="24"/>
            <w:szCs w:val="24"/>
          </w:rPr>
          <w:t xml:space="preserve">THIS MAKES ZERO SENSE – IF YOU ALREADY KNOW WHEN A SHOCK HAS </w:t>
        </w:r>
        <w:r w:rsidR="00AE5DCA">
          <w:rPr>
            <w:rFonts w:ascii="Times New Roman" w:hAnsi="Times New Roman" w:cs="Times New Roman"/>
            <w:color w:val="000000" w:themeColor="text1"/>
            <w:sz w:val="24"/>
            <w:szCs w:val="24"/>
          </w:rPr>
          <w:lastRenderedPageBreak/>
          <w:t>OCCURRED THEN WHY DO YO</w:t>
        </w:r>
      </w:ins>
      <w:ins w:id="205" w:author="Abhijit Sharma" w:date="2022-05-29T18:17:00Z">
        <w:r w:rsidR="00AE5DCA">
          <w:rPr>
            <w:rFonts w:ascii="Times New Roman" w:hAnsi="Times New Roman" w:cs="Times New Roman"/>
            <w:color w:val="000000" w:themeColor="text1"/>
            <w:sz w:val="24"/>
            <w:szCs w:val="24"/>
          </w:rPr>
          <w:t xml:space="preserve">U NEED FURTHER ANALYSIS OR FURTHER DATA TO AS YOU SAY PINPOINT IT? </w:t>
        </w:r>
      </w:ins>
      <w:r w:rsidRPr="000B41F6">
        <w:rPr>
          <w:rFonts w:ascii="Times New Roman" w:hAnsi="Times New Roman" w:cs="Times New Roman"/>
          <w:color w:val="000000" w:themeColor="text1"/>
          <w:sz w:val="24"/>
          <w:szCs w:val="24"/>
        </w:rPr>
        <w:t>This method does have the benefit of being quick and simple to adopt</w:t>
      </w:r>
      <w:r w:rsidR="003776B3" w:rsidRPr="000B41F6">
        <w:rPr>
          <w:rFonts w:ascii="Times New Roman" w:hAnsi="Times New Roman" w:cs="Times New Roman"/>
          <w:color w:val="000000" w:themeColor="text1"/>
          <w:sz w:val="24"/>
          <w:szCs w:val="24"/>
        </w:rPr>
        <w:t xml:space="preserve"> </w:t>
      </w:r>
      <w:r w:rsidR="003776B3" w:rsidRPr="000B41F6">
        <w:rPr>
          <w:rFonts w:ascii="Times New Roman" w:hAnsi="Times New Roman" w:cs="Times New Roman"/>
          <w:color w:val="000000" w:themeColor="text1"/>
          <w:sz w:val="24"/>
          <w:szCs w:val="24"/>
          <w:shd w:val="clear" w:color="auto" w:fill="FFFFFF"/>
        </w:rPr>
        <w:t xml:space="preserve">(Ferrari &amp; </w:t>
      </w:r>
      <w:proofErr w:type="spellStart"/>
      <w:r w:rsidR="003776B3" w:rsidRPr="000B41F6">
        <w:rPr>
          <w:rFonts w:ascii="Times New Roman" w:hAnsi="Times New Roman" w:cs="Times New Roman"/>
          <w:color w:val="000000" w:themeColor="text1"/>
          <w:sz w:val="24"/>
          <w:szCs w:val="24"/>
          <w:shd w:val="clear" w:color="auto" w:fill="FFFFFF"/>
        </w:rPr>
        <w:t>Ters</w:t>
      </w:r>
      <w:proofErr w:type="spellEnd"/>
      <w:r w:rsidR="003776B3" w:rsidRPr="000B41F6">
        <w:rPr>
          <w:rFonts w:ascii="Times New Roman" w:hAnsi="Times New Roman" w:cs="Times New Roman"/>
          <w:color w:val="000000" w:themeColor="text1"/>
          <w:sz w:val="24"/>
          <w:szCs w:val="24"/>
          <w:shd w:val="clear" w:color="auto" w:fill="FFFFFF"/>
        </w:rPr>
        <w:t>, 2017)</w:t>
      </w:r>
      <w:r w:rsidR="003776B3" w:rsidRPr="000B41F6">
        <w:rPr>
          <w:rFonts w:ascii="Times New Roman" w:hAnsi="Times New Roman" w:cs="Times New Roman"/>
          <w:color w:val="000000" w:themeColor="text1"/>
          <w:sz w:val="24"/>
          <w:szCs w:val="24"/>
        </w:rPr>
        <w:t xml:space="preserve">. </w:t>
      </w:r>
      <w:r w:rsidR="00A84109" w:rsidRPr="000B41F6">
        <w:rPr>
          <w:rFonts w:ascii="Times New Roman" w:hAnsi="Times New Roman" w:cs="Times New Roman"/>
          <w:color w:val="000000" w:themeColor="text1"/>
          <w:sz w:val="24"/>
          <w:szCs w:val="24"/>
        </w:rPr>
        <w:t xml:space="preserve">Of the </w:t>
      </w:r>
      <w:ins w:id="206" w:author="Abhijit Sharma" w:date="2022-05-29T18:19:00Z">
        <w:r w:rsidR="00AA4948">
          <w:rPr>
            <w:rFonts w:ascii="Times New Roman" w:hAnsi="Times New Roman" w:cs="Times New Roman"/>
            <w:color w:val="000000" w:themeColor="text1"/>
            <w:sz w:val="24"/>
            <w:szCs w:val="24"/>
          </w:rPr>
          <w:t xml:space="preserve">FEW </w:t>
        </w:r>
      </w:ins>
      <w:r w:rsidR="00A84109" w:rsidRPr="000B41F6">
        <w:rPr>
          <w:rFonts w:ascii="Times New Roman" w:hAnsi="Times New Roman" w:cs="Times New Roman"/>
          <w:color w:val="000000" w:themeColor="text1"/>
          <w:sz w:val="24"/>
          <w:szCs w:val="24"/>
        </w:rPr>
        <w:t>different countries available</w:t>
      </w:r>
      <w:ins w:id="207" w:author="Abhijit Sharma" w:date="2022-05-29T18:19:00Z">
        <w:r w:rsidR="00AA4948">
          <w:rPr>
            <w:rFonts w:ascii="Times New Roman" w:hAnsi="Times New Roman" w:cs="Times New Roman"/>
            <w:color w:val="000000" w:themeColor="text1"/>
            <w:sz w:val="24"/>
            <w:szCs w:val="24"/>
          </w:rPr>
          <w:t xml:space="preserve"> IN BPP</w:t>
        </w:r>
      </w:ins>
      <w:r w:rsidR="00A84109" w:rsidRPr="000B41F6">
        <w:rPr>
          <w:rFonts w:ascii="Times New Roman" w:hAnsi="Times New Roman" w:cs="Times New Roman"/>
          <w:color w:val="000000" w:themeColor="text1"/>
          <w:sz w:val="24"/>
          <w:szCs w:val="24"/>
        </w:rPr>
        <w:t xml:space="preserve">, the US </w:t>
      </w:r>
      <w:del w:id="208" w:author="Abhijit Sharma" w:date="2022-05-29T18:19:00Z">
        <w:r w:rsidR="00A84109" w:rsidRPr="000B41F6" w:rsidDel="00AA4948">
          <w:rPr>
            <w:rFonts w:ascii="Times New Roman" w:hAnsi="Times New Roman" w:cs="Times New Roman"/>
            <w:color w:val="000000" w:themeColor="text1"/>
            <w:sz w:val="24"/>
            <w:szCs w:val="24"/>
          </w:rPr>
          <w:delText xml:space="preserve">was </w:delText>
        </w:r>
      </w:del>
      <w:ins w:id="209" w:author="Abhijit Sharma" w:date="2022-05-29T18:19:00Z">
        <w:r w:rsidR="00AA4948">
          <w:rPr>
            <w:rFonts w:ascii="Times New Roman" w:hAnsi="Times New Roman" w:cs="Times New Roman"/>
            <w:color w:val="000000" w:themeColor="text1"/>
            <w:sz w:val="24"/>
            <w:szCs w:val="24"/>
          </w:rPr>
          <w:t>HAS BEEN</w:t>
        </w:r>
        <w:r w:rsidR="00AA4948" w:rsidRPr="000B41F6">
          <w:rPr>
            <w:rFonts w:ascii="Times New Roman" w:hAnsi="Times New Roman" w:cs="Times New Roman"/>
            <w:color w:val="000000" w:themeColor="text1"/>
            <w:sz w:val="24"/>
            <w:szCs w:val="24"/>
          </w:rPr>
          <w:t xml:space="preserve"> </w:t>
        </w:r>
      </w:ins>
      <w:r w:rsidR="00A84109" w:rsidRPr="000B41F6">
        <w:rPr>
          <w:rFonts w:ascii="Times New Roman" w:hAnsi="Times New Roman" w:cs="Times New Roman"/>
          <w:color w:val="000000" w:themeColor="text1"/>
          <w:sz w:val="24"/>
          <w:szCs w:val="24"/>
        </w:rPr>
        <w:t xml:space="preserve">selected due to its high price fluctuations and </w:t>
      </w:r>
      <w:commentRangeStart w:id="210"/>
      <w:r w:rsidR="00A84109" w:rsidRPr="000B41F6">
        <w:rPr>
          <w:rFonts w:ascii="Times New Roman" w:hAnsi="Times New Roman" w:cs="Times New Roman"/>
          <w:color w:val="000000" w:themeColor="text1"/>
          <w:sz w:val="24"/>
          <w:szCs w:val="24"/>
        </w:rPr>
        <w:t>downscaling</w:t>
      </w:r>
      <w:commentRangeEnd w:id="210"/>
      <w:r w:rsidR="00AA4948">
        <w:rPr>
          <w:rStyle w:val="CommentReference"/>
        </w:rPr>
        <w:commentReference w:id="210"/>
      </w:r>
      <w:r w:rsidR="00A84109" w:rsidRPr="000B41F6">
        <w:rPr>
          <w:rFonts w:ascii="Times New Roman" w:hAnsi="Times New Roman" w:cs="Times New Roman"/>
          <w:color w:val="000000" w:themeColor="text1"/>
          <w:sz w:val="24"/>
          <w:szCs w:val="24"/>
        </w:rPr>
        <w:t xml:space="preserve"> of paper manufacturing industries </w:t>
      </w:r>
      <w:r w:rsidR="003D30F5" w:rsidRPr="000B41F6">
        <w:rPr>
          <w:rFonts w:ascii="Times New Roman" w:hAnsi="Times New Roman" w:cs="Times New Roman"/>
          <w:color w:val="000000" w:themeColor="text1"/>
          <w:sz w:val="24"/>
          <w:szCs w:val="24"/>
        </w:rPr>
        <w:t xml:space="preserve">during the period </w:t>
      </w:r>
      <w:r w:rsidR="00A84109" w:rsidRPr="000B41F6">
        <w:rPr>
          <w:rFonts w:ascii="Times New Roman" w:hAnsi="Times New Roman" w:cs="Times New Roman"/>
          <w:color w:val="000000" w:themeColor="text1"/>
          <w:sz w:val="24"/>
          <w:szCs w:val="24"/>
        </w:rPr>
        <w:t>identified in the literature review.</w:t>
      </w:r>
      <w:r w:rsidR="003D30F5" w:rsidRPr="000B41F6">
        <w:rPr>
          <w:rFonts w:ascii="Times New Roman" w:hAnsi="Times New Roman" w:cs="Times New Roman"/>
          <w:color w:val="000000" w:themeColor="text1"/>
          <w:sz w:val="24"/>
          <w:szCs w:val="24"/>
        </w:rPr>
        <w:t xml:space="preserve"> Products were identified using the COICOP codes of the year 2006. </w:t>
      </w:r>
      <w:r w:rsidR="005A4F6B" w:rsidRPr="000B41F6">
        <w:rPr>
          <w:rFonts w:ascii="Times New Roman" w:hAnsi="Times New Roman" w:cs="Times New Roman"/>
          <w:color w:val="000000" w:themeColor="text1"/>
          <w:sz w:val="24"/>
          <w:szCs w:val="24"/>
        </w:rPr>
        <w:t xml:space="preserve">The products selected for our study </w:t>
      </w:r>
      <w:r w:rsidR="00FB564B" w:rsidRPr="000B41F6">
        <w:rPr>
          <w:rFonts w:ascii="Times New Roman" w:hAnsi="Times New Roman" w:cs="Times New Roman"/>
          <w:color w:val="000000" w:themeColor="text1"/>
          <w:sz w:val="24"/>
          <w:szCs w:val="24"/>
        </w:rPr>
        <w:t xml:space="preserve">(with the COICOP codes) </w:t>
      </w:r>
      <w:r w:rsidR="005A4F6B" w:rsidRPr="000B41F6">
        <w:rPr>
          <w:rFonts w:ascii="Times New Roman" w:hAnsi="Times New Roman" w:cs="Times New Roman"/>
          <w:color w:val="000000" w:themeColor="text1"/>
          <w:sz w:val="24"/>
          <w:szCs w:val="24"/>
        </w:rPr>
        <w:t xml:space="preserve">are, respectively, </w:t>
      </w:r>
      <w:r w:rsidR="003776B3" w:rsidRPr="000B41F6">
        <w:rPr>
          <w:rFonts w:ascii="Times New Roman" w:hAnsi="Times New Roman" w:cs="Times New Roman"/>
          <w:color w:val="000000" w:themeColor="text1"/>
          <w:sz w:val="24"/>
          <w:szCs w:val="24"/>
        </w:rPr>
        <w:t>wood pulp</w:t>
      </w:r>
      <w:r w:rsidR="00FB564B" w:rsidRPr="000B41F6">
        <w:rPr>
          <w:rFonts w:ascii="Times New Roman" w:hAnsi="Times New Roman" w:cs="Times New Roman"/>
          <w:color w:val="000000" w:themeColor="text1"/>
          <w:sz w:val="24"/>
          <w:szCs w:val="24"/>
        </w:rPr>
        <w:t xml:space="preserve"> (911)</w:t>
      </w:r>
      <w:r w:rsidR="005A4F6B" w:rsidRPr="000B41F6">
        <w:rPr>
          <w:rFonts w:ascii="Times New Roman" w:hAnsi="Times New Roman" w:cs="Times New Roman"/>
          <w:color w:val="000000" w:themeColor="text1"/>
          <w:sz w:val="24"/>
          <w:szCs w:val="24"/>
        </w:rPr>
        <w:t>,</w:t>
      </w:r>
      <w:r w:rsidR="003776B3" w:rsidRPr="000B41F6">
        <w:rPr>
          <w:rFonts w:ascii="Times New Roman" w:hAnsi="Times New Roman" w:cs="Times New Roman"/>
          <w:color w:val="000000" w:themeColor="text1"/>
          <w:sz w:val="24"/>
          <w:szCs w:val="24"/>
        </w:rPr>
        <w:t xml:space="preserve"> waste paper</w:t>
      </w:r>
      <w:r w:rsidR="00FB564B" w:rsidRPr="000B41F6">
        <w:rPr>
          <w:rFonts w:ascii="Times New Roman" w:hAnsi="Times New Roman" w:cs="Times New Roman"/>
          <w:color w:val="000000" w:themeColor="text1"/>
          <w:sz w:val="24"/>
          <w:szCs w:val="24"/>
        </w:rPr>
        <w:t xml:space="preserve"> (912)</w:t>
      </w:r>
      <w:r w:rsidR="003776B3" w:rsidRPr="000B41F6">
        <w:rPr>
          <w:rFonts w:ascii="Times New Roman" w:hAnsi="Times New Roman" w:cs="Times New Roman"/>
          <w:color w:val="000000" w:themeColor="text1"/>
          <w:sz w:val="24"/>
          <w:szCs w:val="24"/>
        </w:rPr>
        <w:t>, paper</w:t>
      </w:r>
      <w:r w:rsidR="00FB564B" w:rsidRPr="000B41F6">
        <w:rPr>
          <w:rFonts w:ascii="Times New Roman" w:hAnsi="Times New Roman" w:cs="Times New Roman"/>
          <w:color w:val="000000" w:themeColor="text1"/>
          <w:sz w:val="24"/>
          <w:szCs w:val="24"/>
        </w:rPr>
        <w:t xml:space="preserve"> (913) for </w:t>
      </w:r>
      <w:r w:rsidR="003776B3" w:rsidRPr="000B41F6">
        <w:rPr>
          <w:rFonts w:ascii="Times New Roman" w:hAnsi="Times New Roman" w:cs="Times New Roman"/>
          <w:color w:val="000000" w:themeColor="text1"/>
          <w:sz w:val="24"/>
          <w:szCs w:val="24"/>
        </w:rPr>
        <w:t>raw materials and paperboard</w:t>
      </w:r>
      <w:r w:rsidR="00FB564B" w:rsidRPr="000B41F6">
        <w:rPr>
          <w:rFonts w:ascii="Times New Roman" w:hAnsi="Times New Roman" w:cs="Times New Roman"/>
          <w:color w:val="000000" w:themeColor="text1"/>
          <w:sz w:val="24"/>
          <w:szCs w:val="24"/>
        </w:rPr>
        <w:t xml:space="preserve"> (914)</w:t>
      </w:r>
      <w:r w:rsidR="003776B3" w:rsidRPr="000B41F6">
        <w:rPr>
          <w:rFonts w:ascii="Times New Roman" w:hAnsi="Times New Roman" w:cs="Times New Roman"/>
          <w:color w:val="000000" w:themeColor="text1"/>
          <w:sz w:val="24"/>
          <w:szCs w:val="24"/>
        </w:rPr>
        <w:t>, newspaper</w:t>
      </w:r>
      <w:r w:rsidR="00FB564B" w:rsidRPr="000B41F6">
        <w:rPr>
          <w:rFonts w:ascii="Times New Roman" w:hAnsi="Times New Roman" w:cs="Times New Roman"/>
          <w:color w:val="000000" w:themeColor="text1"/>
          <w:sz w:val="24"/>
          <w:szCs w:val="24"/>
        </w:rPr>
        <w:t xml:space="preserve"> (931)</w:t>
      </w:r>
      <w:r w:rsidR="003776B3" w:rsidRPr="000B41F6">
        <w:rPr>
          <w:rFonts w:ascii="Times New Roman" w:hAnsi="Times New Roman" w:cs="Times New Roman"/>
          <w:color w:val="000000" w:themeColor="text1"/>
          <w:sz w:val="24"/>
          <w:szCs w:val="24"/>
        </w:rPr>
        <w:t xml:space="preserve"> and periodicals</w:t>
      </w:r>
      <w:r w:rsidR="00FB564B" w:rsidRPr="000B41F6">
        <w:rPr>
          <w:rFonts w:ascii="Times New Roman" w:hAnsi="Times New Roman" w:cs="Times New Roman"/>
          <w:color w:val="000000" w:themeColor="text1"/>
          <w:sz w:val="24"/>
          <w:szCs w:val="24"/>
        </w:rPr>
        <w:t xml:space="preserve"> (932)</w:t>
      </w:r>
      <w:r w:rsidR="003776B3" w:rsidRPr="000B41F6">
        <w:rPr>
          <w:rFonts w:ascii="Times New Roman" w:hAnsi="Times New Roman" w:cs="Times New Roman"/>
          <w:color w:val="000000" w:themeColor="text1"/>
          <w:sz w:val="24"/>
          <w:szCs w:val="24"/>
        </w:rPr>
        <w:t xml:space="preserve"> for finished products.</w:t>
      </w:r>
      <w:r w:rsidR="00BB406F" w:rsidRPr="000B41F6">
        <w:rPr>
          <w:rFonts w:ascii="Times New Roman" w:hAnsi="Times New Roman" w:cs="Times New Roman"/>
          <w:color w:val="000000" w:themeColor="text1"/>
          <w:sz w:val="24"/>
          <w:szCs w:val="24"/>
        </w:rPr>
        <w:t xml:space="preserve"> </w:t>
      </w:r>
      <w:r w:rsidR="003D30F5" w:rsidRPr="000B41F6">
        <w:rPr>
          <w:rFonts w:ascii="Times New Roman" w:hAnsi="Times New Roman" w:cs="Times New Roman"/>
          <w:color w:val="000000" w:themeColor="text1"/>
          <w:sz w:val="24"/>
          <w:szCs w:val="24"/>
        </w:rPr>
        <w:t>Within this group</w:t>
      </w:r>
      <w:r w:rsidR="009A3C90" w:rsidRPr="000B41F6">
        <w:rPr>
          <w:rFonts w:ascii="Times New Roman" w:hAnsi="Times New Roman" w:cs="Times New Roman"/>
          <w:color w:val="000000" w:themeColor="text1"/>
          <w:sz w:val="24"/>
          <w:szCs w:val="24"/>
        </w:rPr>
        <w:t>,</w:t>
      </w:r>
      <w:r w:rsidR="003D30F5" w:rsidRPr="000B41F6">
        <w:rPr>
          <w:rFonts w:ascii="Times New Roman" w:hAnsi="Times New Roman" w:cs="Times New Roman"/>
          <w:color w:val="000000" w:themeColor="text1"/>
          <w:sz w:val="24"/>
          <w:szCs w:val="24"/>
        </w:rPr>
        <w:t xml:space="preserve"> </w:t>
      </w:r>
      <w:r w:rsidR="00DB0C24" w:rsidRPr="000B41F6">
        <w:rPr>
          <w:rFonts w:ascii="Times New Roman" w:hAnsi="Times New Roman" w:cs="Times New Roman"/>
          <w:color w:val="000000" w:themeColor="text1"/>
          <w:sz w:val="24"/>
          <w:szCs w:val="24"/>
        </w:rPr>
        <w:t>four</w:t>
      </w:r>
      <w:r w:rsidR="003D30F5" w:rsidRPr="000B41F6">
        <w:rPr>
          <w:rFonts w:ascii="Times New Roman" w:hAnsi="Times New Roman" w:cs="Times New Roman"/>
          <w:color w:val="000000" w:themeColor="text1"/>
          <w:sz w:val="24"/>
          <w:szCs w:val="24"/>
        </w:rPr>
        <w:t xml:space="preserve"> raw material-finished product</w:t>
      </w:r>
      <w:r w:rsidR="009A3C90" w:rsidRPr="000B41F6">
        <w:rPr>
          <w:rFonts w:ascii="Times New Roman" w:hAnsi="Times New Roman" w:cs="Times New Roman"/>
          <w:color w:val="000000" w:themeColor="text1"/>
          <w:sz w:val="24"/>
          <w:szCs w:val="24"/>
        </w:rPr>
        <w:t xml:space="preserve"> pairs were identified. </w:t>
      </w:r>
      <w:r w:rsidR="00DB0C24" w:rsidRPr="000B41F6">
        <w:rPr>
          <w:rFonts w:ascii="Times New Roman" w:hAnsi="Times New Roman" w:cs="Times New Roman"/>
          <w:color w:val="000000" w:themeColor="text1"/>
          <w:sz w:val="24"/>
          <w:szCs w:val="24"/>
        </w:rPr>
        <w:t xml:space="preserve">The time series pairs thus identified are from the paper industry and they are wood pulp-paper, waste paper- paperboard, paper- newspaper, paper- periodicals. </w:t>
      </w:r>
      <w:r w:rsidR="00AD1E90" w:rsidRPr="000B41F6">
        <w:rPr>
          <w:rFonts w:ascii="Times New Roman" w:hAnsi="Times New Roman" w:cs="Times New Roman"/>
          <w:color w:val="000000" w:themeColor="text1"/>
          <w:sz w:val="24"/>
          <w:szCs w:val="24"/>
        </w:rPr>
        <w:t xml:space="preserve">The daily prices were converted to weekly prices </w:t>
      </w:r>
      <w:r w:rsidR="00577CCC" w:rsidRPr="000B41F6">
        <w:rPr>
          <w:rFonts w:ascii="Times New Roman" w:hAnsi="Times New Roman" w:cs="Times New Roman"/>
          <w:color w:val="000000" w:themeColor="text1"/>
          <w:sz w:val="24"/>
          <w:szCs w:val="24"/>
        </w:rPr>
        <w:t xml:space="preserve">to </w:t>
      </w:r>
      <w:r w:rsidR="004144B0" w:rsidRPr="000B41F6">
        <w:rPr>
          <w:rFonts w:ascii="Times New Roman" w:hAnsi="Times New Roman" w:cs="Times New Roman"/>
          <w:color w:val="000000" w:themeColor="text1"/>
          <w:sz w:val="24"/>
          <w:szCs w:val="24"/>
        </w:rPr>
        <w:t xml:space="preserve">reduce the number of data points. </w:t>
      </w:r>
      <w:ins w:id="211" w:author="Abhijit Sharma" w:date="2022-05-29T18:19:00Z">
        <w:r w:rsidR="00E648E7">
          <w:rPr>
            <w:rFonts w:ascii="Times New Roman" w:hAnsi="Times New Roman" w:cs="Times New Roman"/>
            <w:color w:val="000000" w:themeColor="text1"/>
            <w:sz w:val="24"/>
            <w:szCs w:val="24"/>
          </w:rPr>
          <w:t xml:space="preserve">OKAY BUT FULL DETAILS ARE NEEDED. </w:t>
        </w:r>
      </w:ins>
    </w:p>
    <w:p w14:paraId="50821EEF" w14:textId="77777777" w:rsidR="005F7BFC" w:rsidRPr="000B41F6" w:rsidRDefault="005F7BFC" w:rsidP="000B41F6">
      <w:pPr>
        <w:spacing w:line="480" w:lineRule="auto"/>
        <w:contextualSpacing/>
        <w:rPr>
          <w:rFonts w:ascii="Times New Roman" w:hAnsi="Times New Roman" w:cs="Times New Roman"/>
          <w:color w:val="000000" w:themeColor="text1"/>
          <w:sz w:val="24"/>
          <w:szCs w:val="24"/>
        </w:rPr>
      </w:pPr>
    </w:p>
    <w:p w14:paraId="0F2FB0E8" w14:textId="48A28CA7" w:rsidR="008D4F1C" w:rsidRPr="000B41F6" w:rsidRDefault="00C364E2" w:rsidP="000B41F6">
      <w:pPr>
        <w:spacing w:line="480" w:lineRule="auto"/>
        <w:contextualSpacing/>
        <w:rPr>
          <w:rFonts w:ascii="Times New Roman" w:hAnsi="Times New Roman" w:cs="Times New Roman"/>
          <w:color w:val="000000" w:themeColor="text1"/>
          <w:sz w:val="24"/>
          <w:szCs w:val="24"/>
        </w:rPr>
      </w:pPr>
      <w:r w:rsidRPr="00C364E2">
        <w:rPr>
          <w:rFonts w:ascii="Times New Roman" w:hAnsi="Times New Roman" w:cs="Times New Roman"/>
          <w:noProof/>
          <w:color w:val="000000" w:themeColor="text1"/>
          <w:sz w:val="24"/>
          <w:szCs w:val="24"/>
        </w:rPr>
        <w:object w:dxaOrig="13520" w:dyaOrig="2260" w14:anchorId="1AC61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9.2pt;height:139.3pt;mso-width-percent:0;mso-height-percent:0;mso-width-percent:0;mso-height-percent:0" o:ole="">
            <v:imagedata r:id="rId15" o:title=""/>
          </v:shape>
          <o:OLEObject Type="Embed" ProgID="Excel.Sheet.12" ShapeID="_x0000_i1025" DrawAspect="Content" ObjectID="_1715355251" r:id="rId16"/>
        </w:object>
      </w:r>
    </w:p>
    <w:p w14:paraId="243581FA" w14:textId="1D5B1497" w:rsidR="008D4F1C" w:rsidRPr="000B41F6" w:rsidRDefault="00B43778" w:rsidP="000B41F6">
      <w:pPr>
        <w:pStyle w:val="Caption"/>
        <w:spacing w:line="480" w:lineRule="auto"/>
        <w:contextualSpacing/>
        <w:rPr>
          <w:rFonts w:ascii="Times New Roman" w:hAnsi="Times New Roman" w:cs="Times New Roman"/>
          <w:color w:val="000000" w:themeColor="text1"/>
          <w:sz w:val="24"/>
          <w:szCs w:val="24"/>
        </w:rPr>
      </w:pPr>
      <w:bookmarkStart w:id="212" w:name="_Toc101071082"/>
      <w:r w:rsidRPr="000B41F6">
        <w:rPr>
          <w:rFonts w:ascii="Times New Roman" w:hAnsi="Times New Roman" w:cs="Times New Roman"/>
          <w:color w:val="000000" w:themeColor="text1"/>
          <w:sz w:val="24"/>
          <w:szCs w:val="24"/>
        </w:rPr>
        <w:t xml:space="preserve">Table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Table \* ARABIC </w:instrText>
      </w:r>
      <w:r w:rsidRPr="000B41F6">
        <w:rPr>
          <w:rFonts w:ascii="Times New Roman" w:hAnsi="Times New Roman" w:cs="Times New Roman"/>
          <w:color w:val="000000" w:themeColor="text1"/>
          <w:sz w:val="24"/>
          <w:szCs w:val="24"/>
        </w:rPr>
        <w:fldChar w:fldCharType="separate"/>
      </w:r>
      <w:r w:rsidR="008A5FD4" w:rsidRPr="000B41F6">
        <w:rPr>
          <w:rFonts w:ascii="Times New Roman" w:hAnsi="Times New Roman" w:cs="Times New Roman"/>
          <w:noProof/>
          <w:color w:val="000000" w:themeColor="text1"/>
          <w:sz w:val="24"/>
          <w:szCs w:val="24"/>
        </w:rPr>
        <w:t>1</w:t>
      </w:r>
      <w:r w:rsidRPr="000B41F6">
        <w:rPr>
          <w:rFonts w:ascii="Times New Roman" w:hAnsi="Times New Roman" w:cs="Times New Roman"/>
          <w:color w:val="000000" w:themeColor="text1"/>
          <w:sz w:val="24"/>
          <w:szCs w:val="24"/>
        </w:rPr>
        <w:fldChar w:fldCharType="end"/>
      </w:r>
      <w:r w:rsidR="008D4F1C" w:rsidRPr="000B41F6">
        <w:rPr>
          <w:rFonts w:ascii="Times New Roman" w:hAnsi="Times New Roman" w:cs="Times New Roman"/>
          <w:color w:val="000000" w:themeColor="text1"/>
          <w:sz w:val="24"/>
          <w:szCs w:val="24"/>
        </w:rPr>
        <w:t xml:space="preserve">: </w:t>
      </w:r>
      <w:r w:rsidR="007C7EBD" w:rsidRPr="000B41F6">
        <w:rPr>
          <w:rFonts w:ascii="Times New Roman" w:hAnsi="Times New Roman" w:cs="Times New Roman"/>
          <w:color w:val="000000" w:themeColor="text1"/>
          <w:sz w:val="24"/>
          <w:szCs w:val="24"/>
        </w:rPr>
        <w:t>Descriptive statistics of products</w:t>
      </w:r>
      <w:bookmarkEnd w:id="212"/>
      <w:r w:rsidR="007C7EBD" w:rsidRPr="000B41F6">
        <w:rPr>
          <w:rFonts w:ascii="Times New Roman" w:hAnsi="Times New Roman" w:cs="Times New Roman"/>
          <w:color w:val="000000" w:themeColor="text1"/>
          <w:sz w:val="24"/>
          <w:szCs w:val="24"/>
        </w:rPr>
        <w:t xml:space="preserve"> </w:t>
      </w:r>
    </w:p>
    <w:p w14:paraId="171DCD76" w14:textId="77777777" w:rsidR="000D456D" w:rsidRPr="000B41F6" w:rsidRDefault="000D456D" w:rsidP="000B41F6">
      <w:pPr>
        <w:spacing w:line="480" w:lineRule="auto"/>
        <w:contextualSpacing/>
        <w:rPr>
          <w:rFonts w:ascii="Times New Roman" w:hAnsi="Times New Roman" w:cs="Times New Roman"/>
          <w:color w:val="000000" w:themeColor="text1"/>
          <w:sz w:val="24"/>
          <w:szCs w:val="24"/>
        </w:rPr>
      </w:pPr>
    </w:p>
    <w:p w14:paraId="4D54EC9A" w14:textId="58CB67E9" w:rsidR="0005597E" w:rsidRPr="000B41F6" w:rsidRDefault="007C7EBD"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Table 1 shows the descriptive statistics of the products used for the study. As per the table, both intermediate and final product prices have varied significantly during the study period. </w:t>
      </w:r>
      <w:ins w:id="213" w:author="Abhijit Sharma" w:date="2022-05-29T18:19:00Z">
        <w:r w:rsidR="005B74A6">
          <w:rPr>
            <w:rFonts w:ascii="Times New Roman" w:hAnsi="Times New Roman" w:cs="Times New Roman"/>
            <w:color w:val="000000" w:themeColor="text1"/>
            <w:sz w:val="24"/>
            <w:szCs w:val="24"/>
          </w:rPr>
          <w:t>MAKES NO SENSE – WHAT ARE YO</w:t>
        </w:r>
      </w:ins>
      <w:ins w:id="214" w:author="Abhijit Sharma" w:date="2022-05-29T18:20:00Z">
        <w:r w:rsidR="005B74A6">
          <w:rPr>
            <w:rFonts w:ascii="Times New Roman" w:hAnsi="Times New Roman" w:cs="Times New Roman"/>
            <w:color w:val="000000" w:themeColor="text1"/>
            <w:sz w:val="24"/>
            <w:szCs w:val="24"/>
          </w:rPr>
          <w:t xml:space="preserve">U REFERRING TO? YOU NEED TO REFER TO </w:t>
        </w:r>
        <w:r w:rsidR="005B74A6">
          <w:rPr>
            <w:rFonts w:ascii="Times New Roman" w:hAnsi="Times New Roman" w:cs="Times New Roman"/>
            <w:color w:val="000000" w:themeColor="text1"/>
            <w:sz w:val="24"/>
            <w:szCs w:val="24"/>
          </w:rPr>
          <w:lastRenderedPageBreak/>
          <w:t xml:space="preserve">PRECISE STATS. YOUR TABLES ARE VERY POORLY FORMATTED. </w:t>
        </w:r>
        <w:r w:rsidR="0094193C">
          <w:rPr>
            <w:rFonts w:ascii="Times New Roman" w:hAnsi="Times New Roman" w:cs="Times New Roman"/>
            <w:color w:val="000000" w:themeColor="text1"/>
            <w:sz w:val="24"/>
            <w:szCs w:val="24"/>
          </w:rPr>
          <w:t>WHY DO YOU NEED SO MANY DECIMAL P</w:t>
        </w:r>
        <w:r w:rsidR="00F971F5">
          <w:rPr>
            <w:rFonts w:ascii="Times New Roman" w:hAnsi="Times New Roman" w:cs="Times New Roman"/>
            <w:color w:val="000000" w:themeColor="text1"/>
            <w:sz w:val="24"/>
            <w:szCs w:val="24"/>
          </w:rPr>
          <w:t>LA</w:t>
        </w:r>
        <w:r w:rsidR="0094193C">
          <w:rPr>
            <w:rFonts w:ascii="Times New Roman" w:hAnsi="Times New Roman" w:cs="Times New Roman"/>
            <w:color w:val="000000" w:themeColor="text1"/>
            <w:sz w:val="24"/>
            <w:szCs w:val="24"/>
          </w:rPr>
          <w:t>CES FOR EXAMPLE? WHY NOT REPORT TO 2 OR 3 DECIMAL P</w:t>
        </w:r>
        <w:r w:rsidR="00F971F5">
          <w:rPr>
            <w:rFonts w:ascii="Times New Roman" w:hAnsi="Times New Roman" w:cs="Times New Roman"/>
            <w:color w:val="000000" w:themeColor="text1"/>
            <w:sz w:val="24"/>
            <w:szCs w:val="24"/>
          </w:rPr>
          <w:t>LA</w:t>
        </w:r>
        <w:r w:rsidR="0094193C">
          <w:rPr>
            <w:rFonts w:ascii="Times New Roman" w:hAnsi="Times New Roman" w:cs="Times New Roman"/>
            <w:color w:val="000000" w:themeColor="text1"/>
            <w:sz w:val="24"/>
            <w:szCs w:val="24"/>
          </w:rPr>
          <w:t xml:space="preserve">CES? </w:t>
        </w:r>
      </w:ins>
      <w:r w:rsidRPr="000B41F6">
        <w:rPr>
          <w:rFonts w:ascii="Times New Roman" w:hAnsi="Times New Roman" w:cs="Times New Roman"/>
          <w:color w:val="000000" w:themeColor="text1"/>
          <w:sz w:val="24"/>
          <w:szCs w:val="24"/>
        </w:rPr>
        <w:t xml:space="preserve">When compared, the intermediate product prices have more variation with wood pulp and wastepaper prices fluctuate the most. </w:t>
      </w:r>
      <w:ins w:id="215" w:author="Abhijit Sharma" w:date="2022-05-29T18:20:00Z">
        <w:r w:rsidR="002A15C4">
          <w:rPr>
            <w:rFonts w:ascii="Times New Roman" w:hAnsi="Times New Roman" w:cs="Times New Roman"/>
            <w:color w:val="000000" w:themeColor="text1"/>
            <w:sz w:val="24"/>
            <w:szCs w:val="24"/>
          </w:rPr>
          <w:t xml:space="preserve">UNCLEAR SINCE </w:t>
        </w:r>
      </w:ins>
      <w:ins w:id="216" w:author="Abhijit Sharma" w:date="2022-05-29T18:21:00Z">
        <w:r w:rsidR="002A15C4">
          <w:rPr>
            <w:rFonts w:ascii="Times New Roman" w:hAnsi="Times New Roman" w:cs="Times New Roman"/>
            <w:color w:val="000000" w:themeColor="text1"/>
            <w:sz w:val="24"/>
            <w:szCs w:val="24"/>
          </w:rPr>
          <w:t xml:space="preserve">YOU USE VAGUE LANGUAGE. </w:t>
        </w:r>
      </w:ins>
      <w:r w:rsidR="000D456D" w:rsidRPr="000B41F6">
        <w:rPr>
          <w:rFonts w:ascii="Times New Roman" w:hAnsi="Times New Roman" w:cs="Times New Roman"/>
          <w:color w:val="000000" w:themeColor="text1"/>
          <w:sz w:val="24"/>
          <w:szCs w:val="24"/>
        </w:rPr>
        <w:t xml:space="preserve">The final products didn’t exhibit much variation where the paper board has shown the most fluctuations with a coefficient of variation (CV) equals 102.697 whereas </w:t>
      </w:r>
      <w:r w:rsidR="00894FCB" w:rsidRPr="000B41F6">
        <w:rPr>
          <w:rFonts w:ascii="Times New Roman" w:hAnsi="Times New Roman" w:cs="Times New Roman"/>
          <w:color w:val="000000" w:themeColor="text1"/>
          <w:sz w:val="24"/>
          <w:szCs w:val="24"/>
        </w:rPr>
        <w:t xml:space="preserve">the </w:t>
      </w:r>
      <w:r w:rsidR="000D456D" w:rsidRPr="000B41F6">
        <w:rPr>
          <w:rFonts w:ascii="Times New Roman" w:hAnsi="Times New Roman" w:cs="Times New Roman"/>
          <w:color w:val="000000" w:themeColor="text1"/>
          <w:sz w:val="24"/>
          <w:szCs w:val="24"/>
        </w:rPr>
        <w:t xml:space="preserve">newspaper has shown the least </w:t>
      </w:r>
      <w:r w:rsidR="000D456D" w:rsidRPr="000B41F6">
        <w:rPr>
          <w:rFonts w:ascii="Times New Roman" w:hAnsi="Times New Roman" w:cs="Times New Roman"/>
          <w:color w:val="000000" w:themeColor="text1"/>
          <w:sz w:val="24"/>
          <w:szCs w:val="24"/>
          <w:lang w:val="en-US"/>
        </w:rPr>
        <w:t>change</w:t>
      </w:r>
      <w:r w:rsidR="000D456D" w:rsidRPr="000B41F6">
        <w:rPr>
          <w:rFonts w:ascii="Times New Roman" w:hAnsi="Times New Roman" w:cs="Times New Roman"/>
          <w:color w:val="000000" w:themeColor="text1"/>
          <w:sz w:val="24"/>
          <w:szCs w:val="24"/>
        </w:rPr>
        <w:t xml:space="preserve">s in prices (CV=14.519) </w:t>
      </w:r>
    </w:p>
    <w:p w14:paraId="4C887C16" w14:textId="07F63AD7" w:rsidR="0005597E" w:rsidRPr="000B41F6" w:rsidRDefault="00BA358B" w:rsidP="000B41F6">
      <w:pPr>
        <w:spacing w:line="480" w:lineRule="auto"/>
        <w:contextualSpacing/>
        <w:rPr>
          <w:rFonts w:ascii="Times New Roman" w:hAnsi="Times New Roman" w:cs="Times New Roman"/>
          <w:color w:val="000000" w:themeColor="text1"/>
          <w:sz w:val="24"/>
          <w:szCs w:val="24"/>
        </w:rPr>
      </w:pPr>
      <w:ins w:id="217" w:author="Abhijit Sharma" w:date="2022-05-29T18:21:00Z">
        <w:r>
          <w:rPr>
            <w:rFonts w:ascii="Times New Roman" w:hAnsi="Times New Roman" w:cs="Times New Roman"/>
            <w:color w:val="000000" w:themeColor="text1"/>
            <w:sz w:val="24"/>
            <w:szCs w:val="24"/>
          </w:rPr>
          <w:t xml:space="preserve">YOU NEED TO SEE HOW SUMMARY STATS ARE COMMENTED ON. </w:t>
        </w:r>
      </w:ins>
    </w:p>
    <w:p w14:paraId="7EFCFA41" w14:textId="77777777" w:rsidR="00B43778" w:rsidRPr="000B41F6" w:rsidRDefault="00B43778" w:rsidP="000B41F6">
      <w:pPr>
        <w:spacing w:line="480" w:lineRule="auto"/>
        <w:contextualSpacing/>
        <w:rPr>
          <w:rFonts w:ascii="Times New Roman" w:hAnsi="Times New Roman" w:cs="Times New Roman"/>
          <w:color w:val="000000" w:themeColor="text1"/>
          <w:sz w:val="24"/>
          <w:szCs w:val="24"/>
        </w:rPr>
      </w:pPr>
    </w:p>
    <w:p w14:paraId="5AE26CE6" w14:textId="69D6D2B5" w:rsidR="007C7EBD" w:rsidRPr="000B41F6" w:rsidRDefault="00D355E8" w:rsidP="000B41F6">
      <w:pPr>
        <w:tabs>
          <w:tab w:val="right" w:pos="9026"/>
        </w:tabs>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drawing>
          <wp:inline distT="0" distB="0" distL="0" distR="0" wp14:anchorId="53DA47D0" wp14:editId="77A76742">
            <wp:extent cx="3152851" cy="24064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3152851" cy="2406427"/>
                    </a:xfrm>
                    <a:prstGeom prst="rect">
                      <a:avLst/>
                    </a:prstGeom>
                  </pic:spPr>
                </pic:pic>
              </a:graphicData>
            </a:graphic>
          </wp:inline>
        </w:drawing>
      </w:r>
      <w:r w:rsidR="000D456D" w:rsidRPr="000B41F6">
        <w:rPr>
          <w:rFonts w:ascii="Times New Roman" w:hAnsi="Times New Roman" w:cs="Times New Roman"/>
          <w:color w:val="000000" w:themeColor="text1"/>
          <w:sz w:val="24"/>
          <w:szCs w:val="24"/>
        </w:rPr>
        <w:t xml:space="preserve"> </w:t>
      </w:r>
      <w:r w:rsidR="00D52932" w:rsidRPr="000B41F6">
        <w:rPr>
          <w:rFonts w:ascii="Times New Roman" w:hAnsi="Times New Roman" w:cs="Times New Roman"/>
          <w:color w:val="000000" w:themeColor="text1"/>
          <w:sz w:val="24"/>
          <w:szCs w:val="24"/>
        </w:rPr>
        <w:tab/>
      </w:r>
    </w:p>
    <w:p w14:paraId="3AB76975" w14:textId="5A5A94A5" w:rsidR="00D355E8" w:rsidRPr="000B41F6" w:rsidRDefault="00B43778" w:rsidP="000B41F6">
      <w:pPr>
        <w:pStyle w:val="Caption"/>
        <w:spacing w:line="480" w:lineRule="auto"/>
        <w:contextualSpacing/>
        <w:rPr>
          <w:rFonts w:ascii="Times New Roman" w:hAnsi="Times New Roman" w:cs="Times New Roman"/>
          <w:color w:val="000000" w:themeColor="text1"/>
          <w:sz w:val="24"/>
          <w:szCs w:val="24"/>
        </w:rPr>
      </w:pPr>
      <w:bookmarkStart w:id="218" w:name="_Toc101034524"/>
      <w:bookmarkStart w:id="219" w:name="_Toc101071077"/>
      <w:r w:rsidRPr="000B41F6">
        <w:rPr>
          <w:rFonts w:ascii="Times New Roman" w:hAnsi="Times New Roman" w:cs="Times New Roman"/>
          <w:color w:val="000000" w:themeColor="text1"/>
          <w:sz w:val="24"/>
          <w:szCs w:val="24"/>
        </w:rPr>
        <w:t xml:space="preserve">Figure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Figure \* ARABIC </w:instrText>
      </w:r>
      <w:r w:rsidRPr="000B41F6">
        <w:rPr>
          <w:rFonts w:ascii="Times New Roman" w:hAnsi="Times New Roman" w:cs="Times New Roman"/>
          <w:color w:val="000000" w:themeColor="text1"/>
          <w:sz w:val="24"/>
          <w:szCs w:val="24"/>
        </w:rPr>
        <w:fldChar w:fldCharType="separate"/>
      </w:r>
      <w:r w:rsidRPr="000B41F6">
        <w:rPr>
          <w:rFonts w:ascii="Times New Roman" w:hAnsi="Times New Roman" w:cs="Times New Roman"/>
          <w:noProof/>
          <w:color w:val="000000" w:themeColor="text1"/>
          <w:sz w:val="24"/>
          <w:szCs w:val="24"/>
        </w:rPr>
        <w:t>3</w:t>
      </w:r>
      <w:r w:rsidRPr="000B41F6">
        <w:rPr>
          <w:rFonts w:ascii="Times New Roman" w:hAnsi="Times New Roman" w:cs="Times New Roman"/>
          <w:color w:val="000000" w:themeColor="text1"/>
          <w:sz w:val="24"/>
          <w:szCs w:val="24"/>
        </w:rPr>
        <w:fldChar w:fldCharType="end"/>
      </w:r>
      <w:r w:rsidR="00D355E8" w:rsidRPr="000B41F6">
        <w:rPr>
          <w:rFonts w:ascii="Times New Roman" w:hAnsi="Times New Roman" w:cs="Times New Roman"/>
          <w:color w:val="000000" w:themeColor="text1"/>
          <w:sz w:val="24"/>
          <w:szCs w:val="24"/>
        </w:rPr>
        <w:t>: Plot of log price v/s time- Paper</w:t>
      </w:r>
      <w:bookmarkEnd w:id="218"/>
      <w:bookmarkEnd w:id="219"/>
      <w:ins w:id="220" w:author="Abhijit Sharma" w:date="2022-05-29T18:23:00Z">
        <w:r w:rsidR="00C41F0E">
          <w:rPr>
            <w:rFonts w:ascii="Times New Roman" w:hAnsi="Times New Roman" w:cs="Times New Roman"/>
            <w:color w:val="000000" w:themeColor="text1"/>
            <w:sz w:val="24"/>
            <w:szCs w:val="24"/>
          </w:rPr>
          <w:t xml:space="preserve"> WHAT ABOUT THE OTHER SERIES? </w:t>
        </w:r>
      </w:ins>
    </w:p>
    <w:p w14:paraId="79535FEE" w14:textId="77777777" w:rsidR="004144B0" w:rsidRPr="000B41F6" w:rsidRDefault="004144B0" w:rsidP="000B41F6">
      <w:pPr>
        <w:spacing w:line="480" w:lineRule="auto"/>
        <w:contextualSpacing/>
        <w:rPr>
          <w:rFonts w:ascii="Times New Roman" w:hAnsi="Times New Roman" w:cs="Times New Roman"/>
          <w:color w:val="000000" w:themeColor="text1"/>
          <w:sz w:val="24"/>
          <w:szCs w:val="24"/>
        </w:rPr>
      </w:pPr>
    </w:p>
    <w:p w14:paraId="3585FDCD" w14:textId="77777777" w:rsidR="00C41F0E" w:rsidRDefault="00733C5C" w:rsidP="000B41F6">
      <w:pPr>
        <w:spacing w:line="480" w:lineRule="auto"/>
        <w:contextualSpacing/>
        <w:rPr>
          <w:ins w:id="221" w:author="Abhijit Sharma" w:date="2022-05-29T18:22:00Z"/>
          <w:rFonts w:ascii="Times New Roman" w:hAnsi="Times New Roman" w:cs="Times New Roman"/>
          <w:color w:val="000000" w:themeColor="text1"/>
          <w:sz w:val="24"/>
          <w:szCs w:val="24"/>
        </w:rPr>
      </w:pPr>
      <w:ins w:id="222" w:author="Abhijit Sharma" w:date="2022-05-29T18:21:00Z">
        <w:r>
          <w:rPr>
            <w:rFonts w:ascii="Times New Roman" w:hAnsi="Times New Roman" w:cs="Times New Roman"/>
            <w:color w:val="000000" w:themeColor="text1"/>
            <w:sz w:val="24"/>
            <w:szCs w:val="24"/>
          </w:rPr>
          <w:t xml:space="preserve">AGAIN? YOU NEED ONLY ONE METHODS SUB-SECTION!!!! </w:t>
        </w:r>
      </w:ins>
      <w:r w:rsidR="004144B0" w:rsidRPr="000B41F6">
        <w:rPr>
          <w:rFonts w:ascii="Times New Roman" w:hAnsi="Times New Roman" w:cs="Times New Roman"/>
          <w:color w:val="000000" w:themeColor="text1"/>
          <w:sz w:val="24"/>
          <w:szCs w:val="24"/>
        </w:rPr>
        <w:t>Time-series studies are used to learn about a series' structure and influencing factors, as well as to develop a model that may predict its future trends</w:t>
      </w:r>
      <w:r w:rsidR="00894FCB" w:rsidRPr="000B41F6">
        <w:rPr>
          <w:rFonts w:ascii="Times New Roman" w:hAnsi="Times New Roman" w:cs="Times New Roman"/>
          <w:color w:val="000000" w:themeColor="text1"/>
          <w:sz w:val="24"/>
          <w:szCs w:val="24"/>
        </w:rPr>
        <w:t xml:space="preserve">. </w:t>
      </w:r>
      <w:r w:rsidR="004144B0" w:rsidRPr="000B41F6">
        <w:rPr>
          <w:rFonts w:ascii="Times New Roman" w:hAnsi="Times New Roman" w:cs="Times New Roman"/>
          <w:color w:val="000000" w:themeColor="text1"/>
          <w:sz w:val="24"/>
          <w:szCs w:val="24"/>
        </w:rPr>
        <w:t>A time series must be stationary, which means that its first and second moments (mean and variance) do not fluctuate with time</w:t>
      </w:r>
      <w:r w:rsidR="00894FCB" w:rsidRPr="000B41F6">
        <w:rPr>
          <w:rFonts w:ascii="Times New Roman" w:hAnsi="Times New Roman" w:cs="Times New Roman"/>
          <w:color w:val="000000" w:themeColor="text1"/>
          <w:sz w:val="24"/>
          <w:szCs w:val="24"/>
        </w:rPr>
        <w:t xml:space="preserve"> </w:t>
      </w:r>
      <w:r w:rsidR="00894FCB" w:rsidRPr="000B41F6">
        <w:rPr>
          <w:rFonts w:ascii="Times New Roman" w:hAnsi="Times New Roman" w:cs="Times New Roman"/>
          <w:color w:val="000000" w:themeColor="text1"/>
          <w:sz w:val="24"/>
          <w:szCs w:val="24"/>
          <w:shd w:val="clear" w:color="auto" w:fill="FFFFFF"/>
        </w:rPr>
        <w:t>(Schreiber, 1997)</w:t>
      </w:r>
      <w:r w:rsidR="004144B0" w:rsidRPr="000B41F6">
        <w:rPr>
          <w:rFonts w:ascii="Times New Roman" w:hAnsi="Times New Roman" w:cs="Times New Roman"/>
          <w:color w:val="000000" w:themeColor="text1"/>
          <w:sz w:val="24"/>
          <w:szCs w:val="24"/>
        </w:rPr>
        <w:t xml:space="preserve">. </w:t>
      </w:r>
      <w:ins w:id="223" w:author="Abhijit Sharma" w:date="2022-05-29T18:21:00Z">
        <w:r w:rsidR="0062684E">
          <w:rPr>
            <w:rFonts w:ascii="Times New Roman" w:hAnsi="Times New Roman" w:cs="Times New Roman"/>
            <w:color w:val="000000" w:themeColor="text1"/>
            <w:sz w:val="24"/>
            <w:szCs w:val="24"/>
          </w:rPr>
          <w:t xml:space="preserve">REPEATED – VERY OLD CITATION. </w:t>
        </w:r>
      </w:ins>
      <w:r w:rsidR="004144B0" w:rsidRPr="000B41F6">
        <w:rPr>
          <w:rFonts w:ascii="Times New Roman" w:hAnsi="Times New Roman" w:cs="Times New Roman"/>
          <w:color w:val="000000" w:themeColor="text1"/>
          <w:sz w:val="24"/>
          <w:szCs w:val="24"/>
        </w:rPr>
        <w:t xml:space="preserve">Traditional regression analysis may easily examine </w:t>
      </w:r>
      <w:r w:rsidR="004144B0" w:rsidRPr="000B41F6">
        <w:rPr>
          <w:rFonts w:ascii="Times New Roman" w:hAnsi="Times New Roman" w:cs="Times New Roman"/>
          <w:color w:val="000000" w:themeColor="text1"/>
          <w:sz w:val="24"/>
          <w:szCs w:val="24"/>
        </w:rPr>
        <w:lastRenderedPageBreak/>
        <w:t xml:space="preserve">the possibility of a structural change in demand by providing estimates of various elasticities. The likelihood of </w:t>
      </w:r>
      <w:r w:rsidR="00195B72" w:rsidRPr="000B41F6">
        <w:rPr>
          <w:rFonts w:ascii="Times New Roman" w:hAnsi="Times New Roman" w:cs="Times New Roman"/>
          <w:color w:val="000000" w:themeColor="text1"/>
          <w:sz w:val="24"/>
          <w:szCs w:val="24"/>
        </w:rPr>
        <w:t>nonstationar</w:t>
      </w:r>
      <w:r w:rsidR="00195B72">
        <w:rPr>
          <w:rFonts w:ascii="Times New Roman" w:hAnsi="Times New Roman" w:cs="Times New Roman"/>
          <w:color w:val="000000" w:themeColor="text1"/>
          <w:sz w:val="24"/>
          <w:szCs w:val="24"/>
        </w:rPr>
        <w:t xml:space="preserve">ity </w:t>
      </w:r>
      <w:r w:rsidR="004144B0" w:rsidRPr="000B41F6">
        <w:rPr>
          <w:rFonts w:ascii="Times New Roman" w:hAnsi="Times New Roman" w:cs="Times New Roman"/>
          <w:color w:val="000000" w:themeColor="text1"/>
          <w:sz w:val="24"/>
          <w:szCs w:val="24"/>
        </w:rPr>
        <w:t>of the variables is a specific problem for regression analysis employing time series data. Nonstationarity (as induced by unit root, for example) can lead to misleading regression due to faulty t-statistics</w:t>
      </w:r>
      <w:r w:rsidR="00894FCB" w:rsidRPr="000B41F6">
        <w:rPr>
          <w:rFonts w:ascii="Times New Roman" w:hAnsi="Times New Roman" w:cs="Times New Roman"/>
          <w:color w:val="000000" w:themeColor="text1"/>
          <w:sz w:val="24"/>
          <w:szCs w:val="24"/>
        </w:rPr>
        <w:t xml:space="preserve"> (Fuhrmann et al., 2021).</w:t>
      </w:r>
      <w:r w:rsidR="004144B0" w:rsidRPr="000B41F6">
        <w:rPr>
          <w:rFonts w:ascii="Times New Roman" w:hAnsi="Times New Roman" w:cs="Times New Roman"/>
          <w:color w:val="000000" w:themeColor="text1"/>
          <w:sz w:val="24"/>
          <w:szCs w:val="24"/>
        </w:rPr>
        <w:t xml:space="preserve"> </w:t>
      </w:r>
      <w:ins w:id="224" w:author="Abhijit Sharma" w:date="2022-05-29T18:21:00Z">
        <w:r w:rsidR="00B361F6">
          <w:rPr>
            <w:rFonts w:ascii="Times New Roman" w:hAnsi="Times New Roman" w:cs="Times New Roman"/>
            <w:color w:val="000000" w:themeColor="text1"/>
            <w:sz w:val="24"/>
            <w:szCs w:val="24"/>
          </w:rPr>
          <w:t>AGAIN? WHY</w:t>
        </w:r>
      </w:ins>
      <w:ins w:id="225" w:author="Abhijit Sharma" w:date="2022-05-29T18:22:00Z">
        <w:r w:rsidR="00B361F6">
          <w:rPr>
            <w:rFonts w:ascii="Times New Roman" w:hAnsi="Times New Roman" w:cs="Times New Roman"/>
            <w:color w:val="000000" w:themeColor="text1"/>
            <w:sz w:val="24"/>
            <w:szCs w:val="24"/>
          </w:rPr>
          <w:t xml:space="preserve">? </w:t>
        </w:r>
      </w:ins>
      <w:proofErr w:type="spellStart"/>
      <w:r w:rsidR="004144B0" w:rsidRPr="000B41F6">
        <w:rPr>
          <w:rFonts w:ascii="Times New Roman" w:hAnsi="Times New Roman" w:cs="Times New Roman"/>
          <w:color w:val="000000" w:themeColor="text1"/>
          <w:sz w:val="24"/>
          <w:szCs w:val="24"/>
        </w:rPr>
        <w:t>The</w:t>
      </w:r>
      <w:proofErr w:type="spellEnd"/>
      <w:r w:rsidR="004144B0" w:rsidRPr="000B41F6">
        <w:rPr>
          <w:rFonts w:ascii="Times New Roman" w:hAnsi="Times New Roman" w:cs="Times New Roman"/>
          <w:color w:val="000000" w:themeColor="text1"/>
          <w:sz w:val="24"/>
          <w:szCs w:val="24"/>
        </w:rPr>
        <w:t xml:space="preserve"> study analyses three unit-root tests, ADF, KPSS and </w:t>
      </w:r>
      <w:proofErr w:type="spellStart"/>
      <w:r w:rsidR="004144B0" w:rsidRPr="000B41F6">
        <w:rPr>
          <w:rFonts w:ascii="Times New Roman" w:hAnsi="Times New Roman" w:cs="Times New Roman"/>
          <w:color w:val="000000" w:themeColor="text1"/>
          <w:sz w:val="24"/>
          <w:szCs w:val="24"/>
        </w:rPr>
        <w:t>Zivot</w:t>
      </w:r>
      <w:proofErr w:type="spellEnd"/>
      <w:r w:rsidR="004144B0" w:rsidRPr="000B41F6">
        <w:rPr>
          <w:rFonts w:ascii="Times New Roman" w:hAnsi="Times New Roman" w:cs="Times New Roman"/>
          <w:color w:val="000000" w:themeColor="text1"/>
          <w:sz w:val="24"/>
          <w:szCs w:val="24"/>
        </w:rPr>
        <w:t xml:space="preserve">-Andrews test to detect the stationarity of data. </w:t>
      </w:r>
    </w:p>
    <w:p w14:paraId="233444AA" w14:textId="6F9B6447" w:rsidR="00C41F0E" w:rsidRPr="000E7D0C" w:rsidRDefault="00C41F0E" w:rsidP="000B41F6">
      <w:pPr>
        <w:spacing w:line="480" w:lineRule="auto"/>
        <w:contextualSpacing/>
        <w:rPr>
          <w:ins w:id="226" w:author="Abhijit Sharma" w:date="2022-05-29T18:22:00Z"/>
          <w:rFonts w:ascii="Times New Roman" w:hAnsi="Times New Roman" w:cs="Times New Roman"/>
          <w:b/>
          <w:bCs/>
          <w:color w:val="000000" w:themeColor="text1"/>
          <w:sz w:val="24"/>
          <w:szCs w:val="24"/>
          <w:rPrChange w:id="227" w:author="Abhijit Sharma" w:date="2022-05-29T18:24:00Z">
            <w:rPr>
              <w:ins w:id="228" w:author="Abhijit Sharma" w:date="2022-05-29T18:22:00Z"/>
              <w:rFonts w:ascii="Times New Roman" w:hAnsi="Times New Roman" w:cs="Times New Roman"/>
              <w:color w:val="000000" w:themeColor="text1"/>
              <w:sz w:val="24"/>
              <w:szCs w:val="24"/>
            </w:rPr>
          </w:rPrChange>
        </w:rPr>
      </w:pPr>
      <w:ins w:id="229" w:author="Abhijit Sharma" w:date="2022-05-29T18:22:00Z">
        <w:r w:rsidRPr="000E7D0C">
          <w:rPr>
            <w:rFonts w:ascii="Times New Roman" w:hAnsi="Times New Roman" w:cs="Times New Roman"/>
            <w:b/>
            <w:bCs/>
            <w:color w:val="000000" w:themeColor="text1"/>
            <w:sz w:val="24"/>
            <w:szCs w:val="24"/>
            <w:rPrChange w:id="230" w:author="Abhijit Sharma" w:date="2022-05-29T18:24:00Z">
              <w:rPr>
                <w:rFonts w:ascii="Times New Roman" w:hAnsi="Times New Roman" w:cs="Times New Roman"/>
                <w:color w:val="000000" w:themeColor="text1"/>
                <w:sz w:val="24"/>
                <w:szCs w:val="24"/>
              </w:rPr>
            </w:rPrChange>
          </w:rPr>
          <w:t>THERE ARE SOME SERIOUS OMISSIONS:</w:t>
        </w:r>
      </w:ins>
    </w:p>
    <w:p w14:paraId="608D600B" w14:textId="77777777" w:rsidR="00C41F0E" w:rsidRDefault="00A67BBD" w:rsidP="000B41F6">
      <w:pPr>
        <w:spacing w:line="480" w:lineRule="auto"/>
        <w:contextualSpacing/>
        <w:rPr>
          <w:ins w:id="231" w:author="Abhijit Sharma" w:date="2022-05-29T18:22:00Z"/>
          <w:rFonts w:ascii="Times New Roman" w:hAnsi="Times New Roman" w:cs="Times New Roman"/>
          <w:color w:val="000000" w:themeColor="text1"/>
          <w:sz w:val="24"/>
          <w:szCs w:val="24"/>
        </w:rPr>
      </w:pPr>
      <w:ins w:id="232" w:author="Abhijit Sharma" w:date="2022-05-29T18:22:00Z">
        <w:r>
          <w:rPr>
            <w:rFonts w:ascii="Times New Roman" w:hAnsi="Times New Roman" w:cs="Times New Roman"/>
            <w:color w:val="000000" w:themeColor="text1"/>
            <w:sz w:val="24"/>
            <w:szCs w:val="24"/>
          </w:rPr>
          <w:t xml:space="preserve">WHY ARE THESE THREE CHOSEN? </w:t>
        </w:r>
      </w:ins>
    </w:p>
    <w:p w14:paraId="219E7582" w14:textId="77777777" w:rsidR="00C41F0E" w:rsidRDefault="00C41F0E" w:rsidP="000B41F6">
      <w:pPr>
        <w:spacing w:line="480" w:lineRule="auto"/>
        <w:contextualSpacing/>
        <w:rPr>
          <w:ins w:id="233" w:author="Abhijit Sharma" w:date="2022-05-29T18:22:00Z"/>
          <w:rFonts w:ascii="Times New Roman" w:hAnsi="Times New Roman" w:cs="Times New Roman"/>
          <w:color w:val="000000" w:themeColor="text1"/>
          <w:sz w:val="24"/>
          <w:szCs w:val="24"/>
        </w:rPr>
      </w:pPr>
      <w:ins w:id="234" w:author="Abhijit Sharma" w:date="2022-05-29T18:22:00Z">
        <w:r>
          <w:rPr>
            <w:rFonts w:ascii="Times New Roman" w:hAnsi="Times New Roman" w:cs="Times New Roman"/>
            <w:color w:val="000000" w:themeColor="text1"/>
            <w:sz w:val="24"/>
            <w:szCs w:val="24"/>
          </w:rPr>
          <w:t xml:space="preserve">WHAT SOFTWARE HAVE YOU USED FOR YOUR ANALYSIS? </w:t>
        </w:r>
      </w:ins>
    </w:p>
    <w:p w14:paraId="7451CBD7" w14:textId="3B16A562" w:rsidR="00AC0835" w:rsidRDefault="00C41F0E" w:rsidP="000B41F6">
      <w:pPr>
        <w:spacing w:line="480" w:lineRule="auto"/>
        <w:contextualSpacing/>
        <w:rPr>
          <w:ins w:id="235" w:author="Abhijit Sharma" w:date="2022-05-29T18:23:00Z"/>
          <w:rFonts w:ascii="Times New Roman" w:hAnsi="Times New Roman" w:cs="Times New Roman"/>
          <w:color w:val="000000" w:themeColor="text1"/>
          <w:sz w:val="24"/>
          <w:szCs w:val="24"/>
        </w:rPr>
      </w:pPr>
      <w:ins w:id="236" w:author="Abhijit Sharma" w:date="2022-05-29T18:22:00Z">
        <w:r>
          <w:rPr>
            <w:rFonts w:ascii="Times New Roman" w:hAnsi="Times New Roman" w:cs="Times New Roman"/>
            <w:color w:val="000000" w:themeColor="text1"/>
            <w:sz w:val="24"/>
            <w:szCs w:val="24"/>
          </w:rPr>
          <w:t xml:space="preserve">WHICH SPECIFICATION OF THE UNIT ROOT TEST IS MOST APPROPRIATE? </w:t>
        </w:r>
      </w:ins>
    </w:p>
    <w:p w14:paraId="6ED37711" w14:textId="0EAA7FD7" w:rsidR="00C41F0E" w:rsidRDefault="00C41F0E" w:rsidP="000B41F6">
      <w:pPr>
        <w:spacing w:line="480" w:lineRule="auto"/>
        <w:contextualSpacing/>
        <w:rPr>
          <w:ins w:id="237" w:author="Abhijit Sharma" w:date="2022-05-29T18:23:00Z"/>
          <w:rFonts w:ascii="Times New Roman" w:hAnsi="Times New Roman" w:cs="Times New Roman"/>
          <w:color w:val="000000" w:themeColor="text1"/>
          <w:sz w:val="24"/>
          <w:szCs w:val="24"/>
        </w:rPr>
      </w:pPr>
      <w:ins w:id="238" w:author="Abhijit Sharma" w:date="2022-05-29T18:23:00Z">
        <w:r>
          <w:rPr>
            <w:rFonts w:ascii="Times New Roman" w:hAnsi="Times New Roman" w:cs="Times New Roman"/>
            <w:color w:val="000000" w:themeColor="text1"/>
            <w:sz w:val="24"/>
            <w:szCs w:val="24"/>
          </w:rPr>
          <w:t>WHAT LAG LENGTHS HAVE YOU CHOSEN? AND HOW?</w:t>
        </w:r>
      </w:ins>
    </w:p>
    <w:p w14:paraId="3DF718C6" w14:textId="18341BE3" w:rsidR="00C41F0E" w:rsidRPr="000B41F6" w:rsidRDefault="00C41F0E" w:rsidP="000B41F6">
      <w:pPr>
        <w:spacing w:line="480" w:lineRule="auto"/>
        <w:contextualSpacing/>
        <w:rPr>
          <w:rFonts w:ascii="Times New Roman" w:hAnsi="Times New Roman" w:cs="Times New Roman"/>
          <w:color w:val="000000" w:themeColor="text1"/>
          <w:sz w:val="24"/>
          <w:szCs w:val="24"/>
        </w:rPr>
      </w:pPr>
      <w:ins w:id="239" w:author="Abhijit Sharma" w:date="2022-05-29T18:23:00Z">
        <w:r>
          <w:rPr>
            <w:rFonts w:ascii="Times New Roman" w:hAnsi="Times New Roman" w:cs="Times New Roman"/>
            <w:color w:val="000000" w:themeColor="text1"/>
            <w:sz w:val="24"/>
            <w:szCs w:val="24"/>
          </w:rPr>
          <w:t xml:space="preserve">WHY HAVE YOU NOT GRAPHED </w:t>
        </w:r>
        <w:r w:rsidR="00A14612">
          <w:rPr>
            <w:rFonts w:ascii="Times New Roman" w:hAnsi="Times New Roman" w:cs="Times New Roman"/>
            <w:color w:val="000000" w:themeColor="text1"/>
            <w:sz w:val="24"/>
            <w:szCs w:val="24"/>
          </w:rPr>
          <w:t>ALL</w:t>
        </w:r>
        <w:r>
          <w:rPr>
            <w:rFonts w:ascii="Times New Roman" w:hAnsi="Times New Roman" w:cs="Times New Roman"/>
            <w:color w:val="000000" w:themeColor="text1"/>
            <w:sz w:val="24"/>
            <w:szCs w:val="24"/>
          </w:rPr>
          <w:t xml:space="preserve"> SERIES </w:t>
        </w:r>
        <w:r w:rsidR="00A14612">
          <w:rPr>
            <w:rFonts w:ascii="Times New Roman" w:hAnsi="Times New Roman" w:cs="Times New Roman"/>
            <w:color w:val="000000" w:themeColor="text1"/>
            <w:sz w:val="24"/>
            <w:szCs w:val="24"/>
          </w:rPr>
          <w:t xml:space="preserve">AND COMMENTED ON GRAPHS? DO THESE HAVE </w:t>
        </w:r>
      </w:ins>
      <w:ins w:id="240" w:author="Abhijit Sharma" w:date="2022-05-29T18:24:00Z">
        <w:r w:rsidR="00A14612">
          <w:rPr>
            <w:rFonts w:ascii="Times New Roman" w:hAnsi="Times New Roman" w:cs="Times New Roman"/>
            <w:color w:val="000000" w:themeColor="text1"/>
            <w:sz w:val="24"/>
            <w:szCs w:val="24"/>
          </w:rPr>
          <w:t xml:space="preserve">TRENDS FOR EXAMPLE? </w:t>
        </w:r>
      </w:ins>
    </w:p>
    <w:p w14:paraId="19C33409" w14:textId="7545DD41" w:rsidR="00AC0835" w:rsidRPr="000B41F6" w:rsidRDefault="001C2ADC" w:rsidP="000B41F6">
      <w:pPr>
        <w:spacing w:line="480" w:lineRule="auto"/>
        <w:contextualSpacing/>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445FDE7" wp14:editId="4E1F582E">
            <wp:extent cx="5731510" cy="1625600"/>
            <wp:effectExtent l="0" t="0" r="0"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1625600"/>
                    </a:xfrm>
                    <a:prstGeom prst="rect">
                      <a:avLst/>
                    </a:prstGeom>
                  </pic:spPr>
                </pic:pic>
              </a:graphicData>
            </a:graphic>
          </wp:inline>
        </w:drawing>
      </w:r>
    </w:p>
    <w:p w14:paraId="5EDF2382" w14:textId="69D16B2E" w:rsidR="00D52932" w:rsidRPr="000B41F6" w:rsidRDefault="00B43778" w:rsidP="000B41F6">
      <w:pPr>
        <w:pStyle w:val="Caption"/>
        <w:spacing w:line="480" w:lineRule="auto"/>
        <w:contextualSpacing/>
        <w:rPr>
          <w:rFonts w:ascii="Times New Roman" w:hAnsi="Times New Roman" w:cs="Times New Roman"/>
          <w:color w:val="000000" w:themeColor="text1"/>
          <w:sz w:val="24"/>
          <w:szCs w:val="24"/>
        </w:rPr>
      </w:pPr>
      <w:bookmarkStart w:id="241" w:name="_Toc101071083"/>
      <w:r w:rsidRPr="000B41F6">
        <w:rPr>
          <w:rFonts w:ascii="Times New Roman" w:hAnsi="Times New Roman" w:cs="Times New Roman"/>
          <w:color w:val="000000" w:themeColor="text1"/>
          <w:sz w:val="24"/>
          <w:szCs w:val="24"/>
        </w:rPr>
        <w:t xml:space="preserve">Table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Table \* ARABIC </w:instrText>
      </w:r>
      <w:r w:rsidRPr="000B41F6">
        <w:rPr>
          <w:rFonts w:ascii="Times New Roman" w:hAnsi="Times New Roman" w:cs="Times New Roman"/>
          <w:color w:val="000000" w:themeColor="text1"/>
          <w:sz w:val="24"/>
          <w:szCs w:val="24"/>
        </w:rPr>
        <w:fldChar w:fldCharType="separate"/>
      </w:r>
      <w:r w:rsidR="008A5FD4" w:rsidRPr="000B41F6">
        <w:rPr>
          <w:rFonts w:ascii="Times New Roman" w:hAnsi="Times New Roman" w:cs="Times New Roman"/>
          <w:noProof/>
          <w:color w:val="000000" w:themeColor="text1"/>
          <w:sz w:val="24"/>
          <w:szCs w:val="24"/>
        </w:rPr>
        <w:t>2</w:t>
      </w:r>
      <w:r w:rsidRPr="000B41F6">
        <w:rPr>
          <w:rFonts w:ascii="Times New Roman" w:hAnsi="Times New Roman" w:cs="Times New Roman"/>
          <w:color w:val="000000" w:themeColor="text1"/>
          <w:sz w:val="24"/>
          <w:szCs w:val="24"/>
        </w:rPr>
        <w:fldChar w:fldCharType="end"/>
      </w:r>
      <w:r w:rsidR="00D52932" w:rsidRPr="000B41F6">
        <w:rPr>
          <w:rFonts w:ascii="Times New Roman" w:hAnsi="Times New Roman" w:cs="Times New Roman"/>
          <w:color w:val="000000" w:themeColor="text1"/>
          <w:sz w:val="24"/>
          <w:szCs w:val="24"/>
        </w:rPr>
        <w:t>:</w:t>
      </w:r>
      <w:r w:rsidRPr="000B41F6">
        <w:rPr>
          <w:rFonts w:ascii="Times New Roman" w:hAnsi="Times New Roman" w:cs="Times New Roman"/>
          <w:color w:val="000000" w:themeColor="text1"/>
          <w:sz w:val="24"/>
          <w:szCs w:val="24"/>
        </w:rPr>
        <w:t xml:space="preserve"> </w:t>
      </w:r>
      <w:r w:rsidR="00AC0835" w:rsidRPr="000B41F6">
        <w:rPr>
          <w:rFonts w:ascii="Times New Roman" w:hAnsi="Times New Roman" w:cs="Times New Roman"/>
          <w:color w:val="000000" w:themeColor="text1"/>
          <w:sz w:val="24"/>
          <w:szCs w:val="24"/>
        </w:rPr>
        <w:t>ADF Test on the series</w:t>
      </w:r>
      <w:bookmarkEnd w:id="241"/>
    </w:p>
    <w:p w14:paraId="6A30E871" w14:textId="7376BA49" w:rsidR="00AC0835" w:rsidRPr="000B41F6" w:rsidRDefault="00DD701D" w:rsidP="000B41F6">
      <w:pPr>
        <w:pStyle w:val="Caption"/>
        <w:spacing w:line="480" w:lineRule="auto"/>
        <w:contextualSpacing/>
        <w:rPr>
          <w:rFonts w:ascii="Times New Roman" w:hAnsi="Times New Roman" w:cs="Times New Roman"/>
          <w:b w:val="0"/>
          <w:bCs w:val="0"/>
          <w:color w:val="000000" w:themeColor="text1"/>
          <w:sz w:val="24"/>
          <w:szCs w:val="24"/>
        </w:rPr>
      </w:pPr>
      <w:r w:rsidRPr="000B41F6">
        <w:rPr>
          <w:rFonts w:ascii="Times New Roman" w:hAnsi="Times New Roman" w:cs="Times New Roman"/>
          <w:b w:val="0"/>
          <w:bCs w:val="0"/>
          <w:color w:val="000000" w:themeColor="text1"/>
          <w:sz w:val="24"/>
          <w:szCs w:val="24"/>
        </w:rPr>
        <w:t xml:space="preserve">Critical Values Of None Are -2.58,-1.95.-1.62, Drift Are -3.46,-2.88,-2.57, And Trend Are -3.99,-3.43,-3.13 At 1%, 5% ,10% Respectively. </w:t>
      </w:r>
    </w:p>
    <w:p w14:paraId="1DD4A20B" w14:textId="39DA8B2A" w:rsidR="00AC0835" w:rsidRPr="000B41F6" w:rsidRDefault="002F7484" w:rsidP="000B41F6">
      <w:pPr>
        <w:spacing w:line="480" w:lineRule="auto"/>
        <w:contextualSpacing/>
        <w:rPr>
          <w:rFonts w:ascii="Times New Roman" w:hAnsi="Times New Roman" w:cs="Times New Roman"/>
          <w:color w:val="000000" w:themeColor="text1"/>
          <w:sz w:val="24"/>
          <w:szCs w:val="24"/>
        </w:rPr>
      </w:pPr>
      <w:ins w:id="242" w:author="Abhijit Sharma" w:date="2022-05-29T18:24:00Z">
        <w:r>
          <w:rPr>
            <w:rFonts w:ascii="Times New Roman" w:hAnsi="Times New Roman" w:cs="Times New Roman"/>
            <w:color w:val="000000" w:themeColor="text1"/>
            <w:sz w:val="24"/>
            <w:szCs w:val="24"/>
          </w:rPr>
          <w:t xml:space="preserve">WHAT HAVE YOU FOUND IN TABLE 2? WHY HAVE YOU NOT COMMENTED ON WHAT YOU FIND? THIS IS </w:t>
        </w:r>
      </w:ins>
      <w:ins w:id="243" w:author="Abhijit Sharma" w:date="2022-05-29T18:25:00Z">
        <w:r w:rsidR="00E25CCC">
          <w:rPr>
            <w:rFonts w:ascii="Times New Roman" w:hAnsi="Times New Roman" w:cs="Times New Roman"/>
            <w:color w:val="000000" w:themeColor="text1"/>
            <w:sz w:val="24"/>
            <w:szCs w:val="24"/>
          </w:rPr>
          <w:t>A SIGNIFICANT OMISSION</w:t>
        </w:r>
      </w:ins>
      <w:ins w:id="244" w:author="Abhijit Sharma" w:date="2022-05-29T18:24:00Z">
        <w:r>
          <w:rPr>
            <w:rFonts w:ascii="Times New Roman" w:hAnsi="Times New Roman" w:cs="Times New Roman"/>
            <w:color w:val="000000" w:themeColor="text1"/>
            <w:sz w:val="24"/>
            <w:szCs w:val="24"/>
          </w:rPr>
          <w:t xml:space="preserve">. </w:t>
        </w:r>
      </w:ins>
    </w:p>
    <w:p w14:paraId="4A17D8F2" w14:textId="77777777" w:rsidR="00F13F4F" w:rsidRDefault="00F13F4F" w:rsidP="000B41F6">
      <w:pPr>
        <w:spacing w:line="480" w:lineRule="auto"/>
        <w:contextualSpacing/>
        <w:rPr>
          <w:ins w:id="245" w:author="Abhijit Sharma" w:date="2022-05-29T18:25:00Z"/>
          <w:rFonts w:ascii="Times New Roman" w:hAnsi="Times New Roman" w:cs="Times New Roman"/>
          <w:color w:val="000000" w:themeColor="text1"/>
          <w:sz w:val="24"/>
          <w:szCs w:val="24"/>
        </w:rPr>
      </w:pPr>
    </w:p>
    <w:p w14:paraId="38A79A72" w14:textId="4622B29B" w:rsidR="00F13F4F" w:rsidRDefault="00F13F4F" w:rsidP="000B41F6">
      <w:pPr>
        <w:spacing w:line="480" w:lineRule="auto"/>
        <w:contextualSpacing/>
        <w:rPr>
          <w:ins w:id="246" w:author="Abhijit Sharma" w:date="2022-05-29T18:25:00Z"/>
          <w:rFonts w:ascii="Times New Roman" w:hAnsi="Times New Roman" w:cs="Times New Roman"/>
          <w:color w:val="000000" w:themeColor="text1"/>
          <w:sz w:val="24"/>
          <w:szCs w:val="24"/>
        </w:rPr>
      </w:pPr>
      <w:ins w:id="247" w:author="Abhijit Sharma" w:date="2022-05-29T18:25:00Z">
        <w:r>
          <w:rPr>
            <w:rFonts w:ascii="Times New Roman" w:hAnsi="Times New Roman" w:cs="Times New Roman"/>
            <w:color w:val="000000" w:themeColor="text1"/>
            <w:sz w:val="24"/>
            <w:szCs w:val="24"/>
          </w:rPr>
          <w:lastRenderedPageBreak/>
          <w:t>YOU HAVE FAILED TO OUTLINE YOUR EMPIRICAL STRATEGY – THIS MEANS THE STRUCTURE OF YOUR DICUSSION IS PROBLEMATIC. WE WOULD EXPECT YOU TO PROVIDE A SET OF COMMENTS ON</w:t>
        </w:r>
      </w:ins>
      <w:ins w:id="248" w:author="Abhijit Sharma" w:date="2022-05-29T18:26:00Z">
        <w:r>
          <w:rPr>
            <w:rFonts w:ascii="Times New Roman" w:hAnsi="Times New Roman" w:cs="Times New Roman"/>
            <w:color w:val="000000" w:themeColor="text1"/>
            <w:sz w:val="24"/>
            <w:szCs w:val="24"/>
          </w:rPr>
          <w:t xml:space="preserve"> PRELIMINARIES IE SUMMARY STATS/ TIME SERIES PLOTS ETC; THEN MOVE TO UNIT ROOT TESTS AND DISCUSS YOUR FINDINGS ON UNIT ROOTS AND THEN MOVE TO COINTEGRATION ANALYSIS. I NOTE THAT YOU DON’T SEEM TO HAVE DESCRIBED ALL THESE VARIOUS METHODS </w:t>
        </w:r>
      </w:ins>
      <w:ins w:id="249" w:author="Abhijit Sharma" w:date="2022-05-29T18:27:00Z">
        <w:r>
          <w:rPr>
            <w:rFonts w:ascii="Times New Roman" w:hAnsi="Times New Roman" w:cs="Times New Roman"/>
            <w:color w:val="000000" w:themeColor="text1"/>
            <w:sz w:val="24"/>
            <w:szCs w:val="24"/>
          </w:rPr>
          <w:t xml:space="preserve">YOU CHOSOE </w:t>
        </w:r>
      </w:ins>
      <w:ins w:id="250" w:author="Abhijit Sharma" w:date="2022-05-29T18:26:00Z">
        <w:r>
          <w:rPr>
            <w:rFonts w:ascii="Times New Roman" w:hAnsi="Times New Roman" w:cs="Times New Roman"/>
            <w:color w:val="000000" w:themeColor="text1"/>
            <w:sz w:val="24"/>
            <w:szCs w:val="24"/>
          </w:rPr>
          <w:t xml:space="preserve">FORMALLY IN BRIEF. </w:t>
        </w:r>
      </w:ins>
      <w:ins w:id="251" w:author="Abhijit Sharma" w:date="2022-05-29T18:27:00Z">
        <w:r>
          <w:rPr>
            <w:rFonts w:ascii="Times New Roman" w:hAnsi="Times New Roman" w:cs="Times New Roman"/>
            <w:color w:val="000000" w:themeColor="text1"/>
            <w:sz w:val="24"/>
            <w:szCs w:val="24"/>
          </w:rPr>
          <w:t>YOU ALSO DON’T EXPLAIN WHICH OF THESE ARE BEST SUITED (EG WHICH UNIT ROOT TEST IS MOST APPROPRIATE AND WHY?)</w:t>
        </w:r>
      </w:ins>
    </w:p>
    <w:p w14:paraId="04CCEFB7" w14:textId="223C5584" w:rsidR="00AC0835" w:rsidRPr="000B41F6" w:rsidRDefault="00B56222"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While many time series analysis methods need stationary data, cointegration is a concept that allows researchers to mix two non-stationary time series as long as they are in balance across time. Cointegration between pricing is predicted in the paper sector since it is characterised by interconnected markets at many levels, such as</w:t>
      </w:r>
      <w:r w:rsidR="00894FCB" w:rsidRPr="000B41F6">
        <w:rPr>
          <w:rFonts w:ascii="Times New Roman" w:hAnsi="Times New Roman" w:cs="Times New Roman"/>
          <w:color w:val="000000" w:themeColor="text1"/>
          <w:sz w:val="24"/>
          <w:szCs w:val="24"/>
        </w:rPr>
        <w:t xml:space="preserve"> intermediate</w:t>
      </w:r>
      <w:r w:rsidRPr="000B41F6">
        <w:rPr>
          <w:rFonts w:ascii="Times New Roman" w:hAnsi="Times New Roman" w:cs="Times New Roman"/>
          <w:color w:val="000000" w:themeColor="text1"/>
          <w:sz w:val="24"/>
          <w:szCs w:val="24"/>
        </w:rPr>
        <w:t xml:space="preserve"> and finished </w:t>
      </w:r>
      <w:r w:rsidR="00894FCB" w:rsidRPr="000B41F6">
        <w:rPr>
          <w:rFonts w:ascii="Times New Roman" w:hAnsi="Times New Roman" w:cs="Times New Roman"/>
          <w:color w:val="000000" w:themeColor="text1"/>
          <w:sz w:val="24"/>
          <w:szCs w:val="24"/>
        </w:rPr>
        <w:t>products</w:t>
      </w:r>
      <w:r w:rsidRPr="000B41F6">
        <w:rPr>
          <w:rFonts w:ascii="Times New Roman" w:hAnsi="Times New Roman" w:cs="Times New Roman"/>
          <w:color w:val="000000" w:themeColor="text1"/>
          <w:sz w:val="24"/>
          <w:szCs w:val="24"/>
        </w:rPr>
        <w:t xml:space="preserve">. The goal of the study is to visualise and explain structural breaks that may occur as a result of disruptions in demand and supply chains that have been documented in the literature. For checking the </w:t>
      </w:r>
      <w:r w:rsidR="00894FCB" w:rsidRPr="000B41F6">
        <w:rPr>
          <w:rFonts w:ascii="Times New Roman" w:hAnsi="Times New Roman" w:cs="Times New Roman"/>
          <w:color w:val="000000" w:themeColor="text1"/>
          <w:sz w:val="24"/>
          <w:szCs w:val="24"/>
        </w:rPr>
        <w:t>possibility</w:t>
      </w:r>
      <w:r w:rsidRPr="000B41F6">
        <w:rPr>
          <w:rFonts w:ascii="Times New Roman" w:hAnsi="Times New Roman" w:cs="Times New Roman"/>
          <w:color w:val="000000" w:themeColor="text1"/>
          <w:sz w:val="24"/>
          <w:szCs w:val="24"/>
        </w:rPr>
        <w:t xml:space="preserve"> of cointegration, two tests, Engle-Granger and </w:t>
      </w:r>
      <w:proofErr w:type="spellStart"/>
      <w:r w:rsidRPr="000B41F6">
        <w:rPr>
          <w:rFonts w:ascii="Times New Roman" w:hAnsi="Times New Roman" w:cs="Times New Roman"/>
          <w:color w:val="000000" w:themeColor="text1"/>
          <w:sz w:val="24"/>
          <w:szCs w:val="24"/>
        </w:rPr>
        <w:t>Johanssen</w:t>
      </w:r>
      <w:proofErr w:type="spellEnd"/>
      <w:r w:rsidRPr="000B41F6">
        <w:rPr>
          <w:rFonts w:ascii="Times New Roman" w:hAnsi="Times New Roman" w:cs="Times New Roman"/>
          <w:color w:val="000000" w:themeColor="text1"/>
          <w:sz w:val="24"/>
          <w:szCs w:val="24"/>
        </w:rPr>
        <w:t xml:space="preserve"> tests have been employed. The "</w:t>
      </w:r>
      <w:proofErr w:type="spellStart"/>
      <w:r w:rsidRPr="000B41F6">
        <w:rPr>
          <w:rFonts w:ascii="Times New Roman" w:hAnsi="Times New Roman" w:cs="Times New Roman"/>
          <w:color w:val="000000" w:themeColor="text1"/>
          <w:sz w:val="24"/>
          <w:szCs w:val="24"/>
        </w:rPr>
        <w:t>tseries</w:t>
      </w:r>
      <w:proofErr w:type="spellEnd"/>
      <w:r w:rsidRPr="000B41F6">
        <w:rPr>
          <w:rFonts w:ascii="Times New Roman" w:hAnsi="Times New Roman" w:cs="Times New Roman"/>
          <w:color w:val="000000" w:themeColor="text1"/>
          <w:sz w:val="24"/>
          <w:szCs w:val="24"/>
        </w:rPr>
        <w:t>", "</w:t>
      </w:r>
      <w:proofErr w:type="spellStart"/>
      <w:r w:rsidRPr="000B41F6">
        <w:rPr>
          <w:rFonts w:ascii="Times New Roman" w:hAnsi="Times New Roman" w:cs="Times New Roman"/>
          <w:color w:val="000000" w:themeColor="text1"/>
          <w:sz w:val="24"/>
          <w:szCs w:val="24"/>
        </w:rPr>
        <w:t>urca</w:t>
      </w:r>
      <w:proofErr w:type="spellEnd"/>
      <w:r w:rsidRPr="000B41F6">
        <w:rPr>
          <w:rFonts w:ascii="Times New Roman" w:hAnsi="Times New Roman" w:cs="Times New Roman"/>
          <w:color w:val="000000" w:themeColor="text1"/>
          <w:sz w:val="24"/>
          <w:szCs w:val="24"/>
        </w:rPr>
        <w:t>", and "vars" packages in R Studio are used to conduct the analyses.</w:t>
      </w:r>
      <w:r w:rsidR="00866568" w:rsidRPr="000B41F6">
        <w:rPr>
          <w:rFonts w:ascii="Times New Roman" w:hAnsi="Times New Roman" w:cs="Times New Roman"/>
          <w:color w:val="000000" w:themeColor="text1"/>
          <w:sz w:val="24"/>
          <w:szCs w:val="24"/>
        </w:rPr>
        <w:t xml:space="preserve"> To ensure that the time series involved in the analysis are non-stationary, the augmented Dickey-Fuller (ADF) unit root test </w:t>
      </w:r>
      <w:r w:rsidR="00866568" w:rsidRPr="000B41F6">
        <w:rPr>
          <w:rFonts w:ascii="Times New Roman" w:hAnsi="Times New Roman" w:cs="Times New Roman"/>
          <w:color w:val="000000" w:themeColor="text1"/>
          <w:sz w:val="24"/>
          <w:szCs w:val="24"/>
          <w:shd w:val="clear" w:color="auto" w:fill="FFFFFF"/>
        </w:rPr>
        <w:t xml:space="preserve">(Dickey &amp; Fuller, 1979), </w:t>
      </w:r>
      <w:r w:rsidR="00866568" w:rsidRPr="000B41F6">
        <w:rPr>
          <w:rFonts w:ascii="Times New Roman" w:hAnsi="Times New Roman" w:cs="Times New Roman"/>
          <w:color w:val="000000" w:themeColor="text1"/>
          <w:sz w:val="24"/>
          <w:szCs w:val="24"/>
        </w:rPr>
        <w:t xml:space="preserve">where the null hypothesis (H0) of non-stationarity is tested. The results are supplemented with a Kwiatkowski–Phillips–Schmidt–Shin test, i.e., KPSS </w:t>
      </w:r>
      <w:r w:rsidR="00866568" w:rsidRPr="000B41F6">
        <w:rPr>
          <w:rFonts w:ascii="Times New Roman" w:hAnsi="Times New Roman" w:cs="Times New Roman"/>
          <w:color w:val="000000" w:themeColor="text1"/>
          <w:sz w:val="24"/>
          <w:szCs w:val="24"/>
          <w:shd w:val="clear" w:color="auto" w:fill="FFFFFF"/>
        </w:rPr>
        <w:t>(Kwiatkowski et al., 1992)</w:t>
      </w:r>
      <w:r w:rsidR="00866568" w:rsidRPr="000B41F6">
        <w:rPr>
          <w:rFonts w:ascii="Times New Roman" w:hAnsi="Times New Roman" w:cs="Times New Roman"/>
          <w:color w:val="000000" w:themeColor="text1"/>
          <w:sz w:val="24"/>
          <w:szCs w:val="24"/>
        </w:rPr>
        <w:t>, which tests for H</w:t>
      </w:r>
      <w:r w:rsidR="00866568" w:rsidRPr="000B41F6">
        <w:rPr>
          <w:rFonts w:ascii="Times New Roman" w:hAnsi="Times New Roman" w:cs="Times New Roman"/>
          <w:color w:val="000000" w:themeColor="text1"/>
          <w:sz w:val="24"/>
          <w:szCs w:val="24"/>
          <w:vertAlign w:val="subscript"/>
        </w:rPr>
        <w:t>0</w:t>
      </w:r>
      <w:r w:rsidR="00866568" w:rsidRPr="000B41F6">
        <w:rPr>
          <w:rFonts w:ascii="Times New Roman" w:hAnsi="Times New Roman" w:cs="Times New Roman"/>
          <w:color w:val="000000" w:themeColor="text1"/>
          <w:sz w:val="24"/>
          <w:szCs w:val="24"/>
        </w:rPr>
        <w:t> of stationarity.</w:t>
      </w:r>
      <w:ins w:id="252" w:author="Abhijit Sharma" w:date="2022-05-29T18:27:00Z">
        <w:r w:rsidR="00122E9F">
          <w:rPr>
            <w:rFonts w:ascii="Times New Roman" w:hAnsi="Times New Roman" w:cs="Times New Roman"/>
            <w:color w:val="000000" w:themeColor="text1"/>
            <w:sz w:val="24"/>
            <w:szCs w:val="24"/>
          </w:rPr>
          <w:t xml:space="preserve"> NOT SURE OF RELEVANCE – THIS NEEDS RETHINKING AND REWRITINGG. IT IS ALSO UNUSUAL TO MI</w:t>
        </w:r>
      </w:ins>
      <w:ins w:id="253" w:author="Abhijit Sharma" w:date="2022-05-29T18:28:00Z">
        <w:r w:rsidR="00122E9F">
          <w:rPr>
            <w:rFonts w:ascii="Times New Roman" w:hAnsi="Times New Roman" w:cs="Times New Roman"/>
            <w:color w:val="000000" w:themeColor="text1"/>
            <w:sz w:val="24"/>
            <w:szCs w:val="24"/>
          </w:rPr>
          <w:t xml:space="preserve">X METHODLOGY AND RESULTS IN THIS WAY. </w:t>
        </w:r>
      </w:ins>
      <w:ins w:id="254" w:author="Abhijit Sharma" w:date="2022-05-29T18:27:00Z">
        <w:r w:rsidR="00122E9F">
          <w:rPr>
            <w:rFonts w:ascii="Times New Roman" w:hAnsi="Times New Roman" w:cs="Times New Roman"/>
            <w:color w:val="000000" w:themeColor="text1"/>
            <w:sz w:val="24"/>
            <w:szCs w:val="24"/>
          </w:rPr>
          <w:t xml:space="preserve"> </w:t>
        </w:r>
      </w:ins>
    </w:p>
    <w:p w14:paraId="4F66166D" w14:textId="7EFE2463" w:rsidR="00AC0835" w:rsidRPr="000B41F6" w:rsidRDefault="00AC0835"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lastRenderedPageBreak/>
        <w:drawing>
          <wp:inline distT="0" distB="0" distL="0" distR="0" wp14:anchorId="0516D605" wp14:editId="6CDD4071">
            <wp:extent cx="2362200" cy="1295400"/>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362200" cy="1295400"/>
                    </a:xfrm>
                    <a:prstGeom prst="rect">
                      <a:avLst/>
                    </a:prstGeom>
                  </pic:spPr>
                </pic:pic>
              </a:graphicData>
            </a:graphic>
          </wp:inline>
        </w:drawing>
      </w:r>
    </w:p>
    <w:p w14:paraId="7B3FA054" w14:textId="5F257312" w:rsidR="00D52932" w:rsidRPr="000B41F6" w:rsidRDefault="00B43778" w:rsidP="000B41F6">
      <w:pPr>
        <w:pStyle w:val="Caption"/>
        <w:spacing w:line="480" w:lineRule="auto"/>
        <w:contextualSpacing/>
        <w:rPr>
          <w:rFonts w:ascii="Times New Roman" w:hAnsi="Times New Roman" w:cs="Times New Roman"/>
          <w:color w:val="000000" w:themeColor="text1"/>
          <w:sz w:val="24"/>
          <w:szCs w:val="24"/>
        </w:rPr>
      </w:pPr>
      <w:bookmarkStart w:id="255" w:name="_Toc101071084"/>
      <w:r w:rsidRPr="000B41F6">
        <w:rPr>
          <w:rFonts w:ascii="Times New Roman" w:hAnsi="Times New Roman" w:cs="Times New Roman"/>
          <w:color w:val="000000" w:themeColor="text1"/>
          <w:sz w:val="24"/>
          <w:szCs w:val="24"/>
        </w:rPr>
        <w:t xml:space="preserve">Table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Table \* ARABIC </w:instrText>
      </w:r>
      <w:r w:rsidRPr="000B41F6">
        <w:rPr>
          <w:rFonts w:ascii="Times New Roman" w:hAnsi="Times New Roman" w:cs="Times New Roman"/>
          <w:color w:val="000000" w:themeColor="text1"/>
          <w:sz w:val="24"/>
          <w:szCs w:val="24"/>
        </w:rPr>
        <w:fldChar w:fldCharType="separate"/>
      </w:r>
      <w:r w:rsidR="008A5FD4" w:rsidRPr="000B41F6">
        <w:rPr>
          <w:rFonts w:ascii="Times New Roman" w:hAnsi="Times New Roman" w:cs="Times New Roman"/>
          <w:noProof/>
          <w:color w:val="000000" w:themeColor="text1"/>
          <w:sz w:val="24"/>
          <w:szCs w:val="24"/>
        </w:rPr>
        <w:t>3</w:t>
      </w:r>
      <w:r w:rsidRPr="000B41F6">
        <w:rPr>
          <w:rFonts w:ascii="Times New Roman" w:hAnsi="Times New Roman" w:cs="Times New Roman"/>
          <w:color w:val="000000" w:themeColor="text1"/>
          <w:sz w:val="24"/>
          <w:szCs w:val="24"/>
        </w:rPr>
        <w:fldChar w:fldCharType="end"/>
      </w:r>
      <w:r w:rsidRPr="000B41F6">
        <w:rPr>
          <w:rFonts w:ascii="Times New Roman" w:hAnsi="Times New Roman" w:cs="Times New Roman"/>
          <w:color w:val="000000" w:themeColor="text1"/>
          <w:sz w:val="24"/>
          <w:szCs w:val="24"/>
        </w:rPr>
        <w:t xml:space="preserve">: </w:t>
      </w:r>
      <w:r w:rsidR="00AC0835" w:rsidRPr="000B41F6">
        <w:rPr>
          <w:rFonts w:ascii="Times New Roman" w:hAnsi="Times New Roman" w:cs="Times New Roman"/>
          <w:color w:val="000000" w:themeColor="text1"/>
          <w:sz w:val="24"/>
          <w:szCs w:val="24"/>
        </w:rPr>
        <w:t>Test statistic- KPSS test</w:t>
      </w:r>
      <w:bookmarkEnd w:id="255"/>
    </w:p>
    <w:p w14:paraId="76C6D52F" w14:textId="2935425D" w:rsidR="00AC0835" w:rsidRPr="000B41F6" w:rsidRDefault="00374B96" w:rsidP="000B41F6">
      <w:pPr>
        <w:pStyle w:val="Caption"/>
        <w:spacing w:line="480" w:lineRule="auto"/>
        <w:contextualSpacing/>
        <w:rPr>
          <w:rFonts w:ascii="Times New Roman" w:hAnsi="Times New Roman" w:cs="Times New Roman"/>
          <w:b w:val="0"/>
          <w:bCs w:val="0"/>
          <w:color w:val="000000" w:themeColor="text1"/>
          <w:sz w:val="24"/>
          <w:szCs w:val="24"/>
        </w:rPr>
      </w:pPr>
      <w:r w:rsidRPr="000B41F6">
        <w:rPr>
          <w:rFonts w:ascii="Times New Roman" w:hAnsi="Times New Roman" w:cs="Times New Roman"/>
          <w:b w:val="0"/>
          <w:bCs w:val="0"/>
          <w:color w:val="000000" w:themeColor="text1"/>
          <w:sz w:val="24"/>
          <w:szCs w:val="24"/>
        </w:rPr>
        <w:t>critical values are -0.119,-0.146,-0.176,-0.216 at 10%, 5%, 2.5% and 1% respectively</w:t>
      </w:r>
    </w:p>
    <w:p w14:paraId="3FFD8899" w14:textId="003F849F" w:rsidR="00AC0835" w:rsidRPr="000B41F6" w:rsidRDefault="00AF4771" w:rsidP="000B41F6">
      <w:pPr>
        <w:spacing w:line="480" w:lineRule="auto"/>
        <w:contextualSpacing/>
        <w:rPr>
          <w:rFonts w:ascii="Times New Roman" w:hAnsi="Times New Roman" w:cs="Times New Roman"/>
          <w:color w:val="000000" w:themeColor="text1"/>
          <w:sz w:val="24"/>
          <w:szCs w:val="24"/>
        </w:rPr>
      </w:pPr>
      <w:ins w:id="256" w:author="Abhijit Sharma" w:date="2022-05-29T18:28:00Z">
        <w:r>
          <w:rPr>
            <w:rFonts w:ascii="Times New Roman" w:hAnsi="Times New Roman" w:cs="Times New Roman"/>
            <w:color w:val="000000" w:themeColor="text1"/>
            <w:sz w:val="24"/>
            <w:szCs w:val="24"/>
          </w:rPr>
          <w:t xml:space="preserve">WHAT DO YOU FIND? THERE IS NO DISCUSSION SO WHY HAVE YOU INCLUDED THIS TABLE 3? </w:t>
        </w:r>
      </w:ins>
    </w:p>
    <w:p w14:paraId="5341DD5C" w14:textId="061FF2C9" w:rsidR="00AC0835" w:rsidRPr="000B41F6" w:rsidRDefault="00866568"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color w:val="000000" w:themeColor="text1"/>
          <w:sz w:val="24"/>
          <w:szCs w:val="24"/>
        </w:rPr>
        <w:t xml:space="preserve"> Finally, the </w:t>
      </w:r>
      <w:proofErr w:type="spellStart"/>
      <w:r w:rsidRPr="000B41F6">
        <w:rPr>
          <w:rFonts w:ascii="Times New Roman" w:hAnsi="Times New Roman" w:cs="Times New Roman"/>
          <w:color w:val="000000" w:themeColor="text1"/>
          <w:sz w:val="24"/>
          <w:szCs w:val="24"/>
        </w:rPr>
        <w:t>Zivot</w:t>
      </w:r>
      <w:proofErr w:type="spellEnd"/>
      <w:r w:rsidRPr="000B41F6">
        <w:rPr>
          <w:rFonts w:ascii="Times New Roman" w:hAnsi="Times New Roman" w:cs="Times New Roman"/>
          <w:color w:val="000000" w:themeColor="text1"/>
          <w:sz w:val="24"/>
          <w:szCs w:val="24"/>
        </w:rPr>
        <w:t xml:space="preserve"> and Andrews test is used, which allows the time series to detect one break endogenously</w:t>
      </w:r>
      <w:r w:rsidRPr="000B41F6">
        <w:rPr>
          <w:rFonts w:ascii="Times New Roman" w:hAnsi="Times New Roman" w:cs="Times New Roman"/>
          <w:color w:val="000000" w:themeColor="text1"/>
          <w:sz w:val="24"/>
          <w:szCs w:val="24"/>
          <w:shd w:val="clear" w:color="auto" w:fill="FFFFFF"/>
        </w:rPr>
        <w:t>(</w:t>
      </w:r>
      <w:proofErr w:type="spellStart"/>
      <w:r w:rsidRPr="000B41F6">
        <w:rPr>
          <w:rFonts w:ascii="Times New Roman" w:hAnsi="Times New Roman" w:cs="Times New Roman"/>
          <w:color w:val="000000" w:themeColor="text1"/>
          <w:sz w:val="24"/>
          <w:szCs w:val="24"/>
          <w:shd w:val="clear" w:color="auto" w:fill="FFFFFF"/>
        </w:rPr>
        <w:t>Zivot</w:t>
      </w:r>
      <w:proofErr w:type="spellEnd"/>
      <w:r w:rsidRPr="000B41F6">
        <w:rPr>
          <w:rFonts w:ascii="Times New Roman" w:hAnsi="Times New Roman" w:cs="Times New Roman"/>
          <w:color w:val="000000" w:themeColor="text1"/>
          <w:sz w:val="24"/>
          <w:szCs w:val="24"/>
          <w:shd w:val="clear" w:color="auto" w:fill="FFFFFF"/>
        </w:rPr>
        <w:t xml:space="preserve"> &amp; Andrews, 1992). </w:t>
      </w:r>
      <w:ins w:id="257" w:author="Abhijit Sharma" w:date="2022-05-29T18:28:00Z">
        <w:r w:rsidR="00AF4771">
          <w:rPr>
            <w:rFonts w:ascii="Times New Roman" w:hAnsi="Times New Roman" w:cs="Times New Roman"/>
            <w:color w:val="000000" w:themeColor="text1"/>
            <w:sz w:val="24"/>
            <w:szCs w:val="24"/>
            <w:shd w:val="clear" w:color="auto" w:fill="FFFFFF"/>
          </w:rPr>
          <w:t xml:space="preserve">FINDINGS? </w:t>
        </w:r>
      </w:ins>
    </w:p>
    <w:p w14:paraId="4DE06974" w14:textId="6C13049C" w:rsidR="00AC0835" w:rsidRPr="000B41F6" w:rsidRDefault="00AC0835" w:rsidP="000B41F6">
      <w:pPr>
        <w:spacing w:line="480" w:lineRule="auto"/>
        <w:contextualSpacing/>
        <w:rPr>
          <w:rFonts w:ascii="Times New Roman" w:hAnsi="Times New Roman" w:cs="Times New Roman"/>
          <w:color w:val="000000" w:themeColor="text1"/>
          <w:sz w:val="24"/>
          <w:szCs w:val="24"/>
          <w:shd w:val="clear" w:color="auto" w:fill="FFFFFF"/>
        </w:rPr>
      </w:pPr>
      <w:r w:rsidRPr="000B41F6">
        <w:rPr>
          <w:rFonts w:ascii="Times New Roman" w:hAnsi="Times New Roman" w:cs="Times New Roman"/>
          <w:noProof/>
          <w:color w:val="000000" w:themeColor="text1"/>
          <w:sz w:val="24"/>
          <w:szCs w:val="24"/>
          <w:shd w:val="clear" w:color="auto" w:fill="FFFFFF"/>
        </w:rPr>
        <w:drawing>
          <wp:inline distT="0" distB="0" distL="0" distR="0" wp14:anchorId="4518033C" wp14:editId="4821F784">
            <wp:extent cx="3481705" cy="1897753"/>
            <wp:effectExtent l="0" t="0" r="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3507624" cy="1911881"/>
                    </a:xfrm>
                    <a:prstGeom prst="rect">
                      <a:avLst/>
                    </a:prstGeom>
                  </pic:spPr>
                </pic:pic>
              </a:graphicData>
            </a:graphic>
          </wp:inline>
        </w:drawing>
      </w:r>
    </w:p>
    <w:p w14:paraId="67728F6A" w14:textId="3992717E" w:rsidR="00D52932" w:rsidRPr="000B41F6" w:rsidRDefault="00B43778" w:rsidP="000B41F6">
      <w:pPr>
        <w:pStyle w:val="Caption"/>
        <w:keepNext/>
        <w:spacing w:line="480" w:lineRule="auto"/>
        <w:contextualSpacing/>
        <w:rPr>
          <w:rFonts w:ascii="Times New Roman" w:hAnsi="Times New Roman" w:cs="Times New Roman"/>
          <w:i/>
          <w:iCs/>
          <w:color w:val="000000" w:themeColor="text1"/>
          <w:sz w:val="24"/>
          <w:szCs w:val="24"/>
          <w:shd w:val="clear" w:color="auto" w:fill="FFFFFF"/>
        </w:rPr>
      </w:pPr>
      <w:bookmarkStart w:id="258" w:name="_Toc101071085"/>
      <w:r w:rsidRPr="000B41F6">
        <w:rPr>
          <w:rFonts w:ascii="Times New Roman" w:hAnsi="Times New Roman" w:cs="Times New Roman"/>
          <w:color w:val="000000" w:themeColor="text1"/>
          <w:sz w:val="24"/>
          <w:szCs w:val="24"/>
        </w:rPr>
        <w:t xml:space="preserve">Table </w:t>
      </w:r>
      <w:r w:rsidRPr="000B41F6">
        <w:rPr>
          <w:rFonts w:ascii="Times New Roman" w:hAnsi="Times New Roman" w:cs="Times New Roman"/>
          <w:color w:val="000000" w:themeColor="text1"/>
          <w:sz w:val="24"/>
          <w:szCs w:val="24"/>
        </w:rPr>
        <w:fldChar w:fldCharType="begin"/>
      </w:r>
      <w:r w:rsidRPr="000B41F6">
        <w:rPr>
          <w:rFonts w:ascii="Times New Roman" w:hAnsi="Times New Roman" w:cs="Times New Roman"/>
          <w:color w:val="000000" w:themeColor="text1"/>
          <w:sz w:val="24"/>
          <w:szCs w:val="24"/>
        </w:rPr>
        <w:instrText xml:space="preserve"> SEQ Table \* ARABIC </w:instrText>
      </w:r>
      <w:r w:rsidRPr="000B41F6">
        <w:rPr>
          <w:rFonts w:ascii="Times New Roman" w:hAnsi="Times New Roman" w:cs="Times New Roman"/>
          <w:color w:val="000000" w:themeColor="text1"/>
          <w:sz w:val="24"/>
          <w:szCs w:val="24"/>
        </w:rPr>
        <w:fldChar w:fldCharType="separate"/>
      </w:r>
      <w:r w:rsidR="008A5FD4" w:rsidRPr="000B41F6">
        <w:rPr>
          <w:rFonts w:ascii="Times New Roman" w:hAnsi="Times New Roman" w:cs="Times New Roman"/>
          <w:noProof/>
          <w:color w:val="000000" w:themeColor="text1"/>
          <w:sz w:val="24"/>
          <w:szCs w:val="24"/>
        </w:rPr>
        <w:t>4</w:t>
      </w:r>
      <w:r w:rsidRPr="000B41F6">
        <w:rPr>
          <w:rFonts w:ascii="Times New Roman" w:hAnsi="Times New Roman" w:cs="Times New Roman"/>
          <w:color w:val="000000" w:themeColor="text1"/>
          <w:sz w:val="24"/>
          <w:szCs w:val="24"/>
        </w:rPr>
        <w:fldChar w:fldCharType="end"/>
      </w:r>
      <w:r w:rsidRPr="000B41F6">
        <w:rPr>
          <w:rFonts w:ascii="Times New Roman" w:hAnsi="Times New Roman" w:cs="Times New Roman"/>
          <w:color w:val="000000" w:themeColor="text1"/>
          <w:sz w:val="24"/>
          <w:szCs w:val="24"/>
        </w:rPr>
        <w:t xml:space="preserve">: </w:t>
      </w:r>
      <w:proofErr w:type="spellStart"/>
      <w:r w:rsidR="00AC0835" w:rsidRPr="000B41F6">
        <w:rPr>
          <w:rFonts w:ascii="Times New Roman" w:hAnsi="Times New Roman" w:cs="Times New Roman"/>
          <w:i/>
          <w:iCs/>
          <w:color w:val="000000" w:themeColor="text1"/>
          <w:sz w:val="24"/>
          <w:szCs w:val="24"/>
          <w:shd w:val="clear" w:color="auto" w:fill="FFFFFF"/>
        </w:rPr>
        <w:t>Zivot</w:t>
      </w:r>
      <w:proofErr w:type="spellEnd"/>
      <w:r w:rsidR="00AC0835" w:rsidRPr="000B41F6">
        <w:rPr>
          <w:rFonts w:ascii="Times New Roman" w:hAnsi="Times New Roman" w:cs="Times New Roman"/>
          <w:i/>
          <w:iCs/>
          <w:color w:val="000000" w:themeColor="text1"/>
          <w:sz w:val="24"/>
          <w:szCs w:val="24"/>
          <w:shd w:val="clear" w:color="auto" w:fill="FFFFFF"/>
        </w:rPr>
        <w:t xml:space="preserve"> -Andrews Unit root test statistic and break position</w:t>
      </w:r>
      <w:bookmarkEnd w:id="258"/>
    </w:p>
    <w:p w14:paraId="30A4D566" w14:textId="3ABC5E18" w:rsidR="00AC0835" w:rsidRPr="000B41F6" w:rsidRDefault="00374B96" w:rsidP="000B41F6">
      <w:pPr>
        <w:pStyle w:val="Caption"/>
        <w:keepNext/>
        <w:spacing w:line="480" w:lineRule="auto"/>
        <w:contextualSpacing/>
        <w:rPr>
          <w:rFonts w:ascii="Times New Roman" w:hAnsi="Times New Roman" w:cs="Times New Roman"/>
          <w:b w:val="0"/>
          <w:bCs w:val="0"/>
          <w:i/>
          <w:iCs/>
          <w:color w:val="000000" w:themeColor="text1"/>
          <w:sz w:val="24"/>
          <w:szCs w:val="24"/>
        </w:rPr>
      </w:pPr>
      <w:r w:rsidRPr="000B41F6">
        <w:rPr>
          <w:rFonts w:ascii="Times New Roman" w:hAnsi="Times New Roman" w:cs="Times New Roman"/>
          <w:b w:val="0"/>
          <w:bCs w:val="0"/>
          <w:i/>
          <w:iCs/>
          <w:color w:val="000000" w:themeColor="text1"/>
          <w:sz w:val="24"/>
          <w:szCs w:val="24"/>
          <w:shd w:val="clear" w:color="auto" w:fill="FFFFFF"/>
        </w:rPr>
        <w:t>critical points are -5.57, -5.08, -</w:t>
      </w:r>
      <w:r w:rsidR="00F67B58" w:rsidRPr="000B41F6">
        <w:rPr>
          <w:rFonts w:ascii="Times New Roman" w:hAnsi="Times New Roman" w:cs="Times New Roman"/>
          <w:b w:val="0"/>
          <w:bCs w:val="0"/>
          <w:i/>
          <w:iCs/>
          <w:color w:val="000000" w:themeColor="text1"/>
          <w:sz w:val="24"/>
          <w:szCs w:val="24"/>
          <w:shd w:val="clear" w:color="auto" w:fill="FFFFFF"/>
        </w:rPr>
        <w:t>4.82 at 1%, 5%, and 10% respectively.</w:t>
      </w:r>
    </w:p>
    <w:p w14:paraId="7A3D205A" w14:textId="54B575EF" w:rsidR="00AF4771" w:rsidRPr="000B41F6" w:rsidRDefault="00AF4771" w:rsidP="00AF4771">
      <w:pPr>
        <w:spacing w:line="480" w:lineRule="auto"/>
        <w:contextualSpacing/>
        <w:rPr>
          <w:ins w:id="259" w:author="Abhijit Sharma" w:date="2022-05-29T18:28:00Z"/>
          <w:rFonts w:ascii="Times New Roman" w:hAnsi="Times New Roman" w:cs="Times New Roman"/>
          <w:color w:val="000000" w:themeColor="text1"/>
          <w:sz w:val="24"/>
          <w:szCs w:val="24"/>
        </w:rPr>
      </w:pPr>
      <w:ins w:id="260" w:author="Abhijit Sharma" w:date="2022-05-29T18:28:00Z">
        <w:r>
          <w:rPr>
            <w:rFonts w:ascii="Times New Roman" w:hAnsi="Times New Roman" w:cs="Times New Roman"/>
            <w:color w:val="000000" w:themeColor="text1"/>
            <w:sz w:val="24"/>
            <w:szCs w:val="24"/>
          </w:rPr>
          <w:t xml:space="preserve">AGAIN - </w:t>
        </w:r>
        <w:r>
          <w:rPr>
            <w:rFonts w:ascii="Times New Roman" w:hAnsi="Times New Roman" w:cs="Times New Roman"/>
            <w:color w:val="000000" w:themeColor="text1"/>
            <w:sz w:val="24"/>
            <w:szCs w:val="24"/>
          </w:rPr>
          <w:t xml:space="preserve">AT DO YOU FIND? THERE IS NO DISCUSSION SO WHY HAVE YOU INCLUDED THIS TABLE </w:t>
        </w:r>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w:t>
        </w:r>
      </w:ins>
    </w:p>
    <w:p w14:paraId="4CD04FF6" w14:textId="77777777" w:rsidR="00AC0835" w:rsidRPr="000B41F6" w:rsidRDefault="00AC0835" w:rsidP="000B41F6">
      <w:pPr>
        <w:spacing w:line="480" w:lineRule="auto"/>
        <w:contextualSpacing/>
        <w:rPr>
          <w:rFonts w:ascii="Times New Roman" w:hAnsi="Times New Roman" w:cs="Times New Roman"/>
          <w:color w:val="000000" w:themeColor="text1"/>
          <w:sz w:val="24"/>
          <w:szCs w:val="24"/>
          <w:shd w:val="clear" w:color="auto" w:fill="FFFFFF"/>
        </w:rPr>
      </w:pPr>
    </w:p>
    <w:p w14:paraId="086E7D36" w14:textId="49236E0A" w:rsidR="00866568" w:rsidRPr="000B41F6" w:rsidRDefault="00866568"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shd w:val="clear" w:color="auto" w:fill="FFFFFF"/>
        </w:rPr>
        <w:lastRenderedPageBreak/>
        <w:t>The cointegration between the series is tested using Engle-Grange (Engle &amp; Granger, 1987)</w:t>
      </w:r>
      <w:r w:rsidRPr="000B41F6">
        <w:rPr>
          <w:rFonts w:ascii="Times New Roman" w:hAnsi="Times New Roman" w:cs="Times New Roman"/>
          <w:color w:val="000000" w:themeColor="text1"/>
          <w:sz w:val="24"/>
          <w:szCs w:val="24"/>
        </w:rPr>
        <w:t xml:space="preserve"> </w:t>
      </w:r>
      <w:r w:rsidRPr="000B41F6">
        <w:rPr>
          <w:rFonts w:ascii="Times New Roman" w:hAnsi="Times New Roman" w:cs="Times New Roman"/>
          <w:color w:val="000000" w:themeColor="text1"/>
          <w:sz w:val="24"/>
          <w:szCs w:val="24"/>
          <w:shd w:val="clear" w:color="auto" w:fill="FFFFFF"/>
        </w:rPr>
        <w:t>and Johansen (Johansen, 1988) tests.</w:t>
      </w:r>
      <w:ins w:id="261" w:author="Abhijit Sharma" w:date="2022-05-29T18:28:00Z">
        <w:r w:rsidR="0043631A">
          <w:rPr>
            <w:rFonts w:ascii="Times New Roman" w:hAnsi="Times New Roman" w:cs="Times New Roman"/>
            <w:color w:val="000000" w:themeColor="text1"/>
            <w:sz w:val="24"/>
            <w:szCs w:val="24"/>
            <w:shd w:val="clear" w:color="auto" w:fill="FFFFFF"/>
          </w:rPr>
          <w:t xml:space="preserve"> FRAGMENT – WHY IS THIS HERE? </w:t>
        </w:r>
      </w:ins>
      <w:ins w:id="262" w:author="Abhijit Sharma" w:date="2022-05-29T18:29:00Z">
        <w:r w:rsidR="000738BA">
          <w:rPr>
            <w:rFonts w:ascii="Times New Roman" w:hAnsi="Times New Roman" w:cs="Times New Roman"/>
            <w:color w:val="000000" w:themeColor="text1"/>
            <w:sz w:val="24"/>
            <w:szCs w:val="24"/>
            <w:shd w:val="clear" w:color="auto" w:fill="FFFFFF"/>
          </w:rPr>
          <w:t xml:space="preserve">YOU PROVIDE NO DISCUSSION AT ALL HERE. </w:t>
        </w:r>
      </w:ins>
    </w:p>
    <w:p w14:paraId="07875B13" w14:textId="11C634B2" w:rsidR="00F12198" w:rsidRPr="000B41F6" w:rsidRDefault="00F12198" w:rsidP="000B41F6">
      <w:pPr>
        <w:spacing w:line="480" w:lineRule="auto"/>
        <w:contextualSpacing/>
        <w:rPr>
          <w:rFonts w:ascii="Times New Roman" w:hAnsi="Times New Roman" w:cs="Times New Roman"/>
          <w:color w:val="000000" w:themeColor="text1"/>
          <w:sz w:val="24"/>
          <w:szCs w:val="24"/>
        </w:rPr>
      </w:pPr>
    </w:p>
    <w:p w14:paraId="31E981C4" w14:textId="77777777" w:rsidR="00866568" w:rsidRPr="000B41F6" w:rsidRDefault="00866568" w:rsidP="000B41F6">
      <w:pPr>
        <w:spacing w:line="480" w:lineRule="auto"/>
        <w:contextualSpacing/>
        <w:rPr>
          <w:rFonts w:ascii="Times New Roman" w:hAnsi="Times New Roman" w:cs="Times New Roman"/>
          <w:color w:val="000000" w:themeColor="text1"/>
          <w:sz w:val="24"/>
          <w:szCs w:val="24"/>
        </w:rPr>
      </w:pPr>
    </w:p>
    <w:p w14:paraId="131F2653" w14:textId="77777777" w:rsidR="00DD701D" w:rsidRDefault="00DD701D" w:rsidP="000B41F6">
      <w:pPr>
        <w:pStyle w:val="Subtitle"/>
        <w:spacing w:line="480" w:lineRule="auto"/>
        <w:contextualSpacing/>
        <w:rPr>
          <w:rFonts w:ascii="Times New Roman" w:hAnsi="Times New Roman" w:cs="Times New Roman"/>
          <w:color w:val="000000" w:themeColor="text1"/>
          <w:sz w:val="24"/>
        </w:rPr>
      </w:pPr>
    </w:p>
    <w:p w14:paraId="6701013A" w14:textId="12505165" w:rsidR="009D1601" w:rsidRPr="00DD701D" w:rsidRDefault="001B24F1" w:rsidP="001B24F1">
      <w:pPr>
        <w:pStyle w:val="Heading1"/>
        <w:jc w:val="center"/>
      </w:pPr>
      <w:bookmarkStart w:id="263" w:name="_Toc101072332"/>
      <w:r>
        <w:t>6.</w:t>
      </w:r>
      <w:r w:rsidR="00FD2D1D" w:rsidRPr="00DD701D">
        <w:t>Results and discussion</w:t>
      </w:r>
      <w:bookmarkEnd w:id="263"/>
    </w:p>
    <w:p w14:paraId="5BE260E9" w14:textId="77777777" w:rsidR="00BD5173" w:rsidRPr="000B41F6" w:rsidRDefault="00BD5173" w:rsidP="000B41F6">
      <w:pPr>
        <w:spacing w:line="480" w:lineRule="auto"/>
        <w:contextualSpacing/>
        <w:rPr>
          <w:rFonts w:ascii="Times New Roman" w:hAnsi="Times New Roman" w:cs="Times New Roman"/>
          <w:color w:val="000000" w:themeColor="text1"/>
          <w:sz w:val="24"/>
          <w:szCs w:val="24"/>
        </w:rPr>
      </w:pPr>
    </w:p>
    <w:p w14:paraId="23484C24" w14:textId="77777777" w:rsidR="00B65D0B" w:rsidRDefault="00B65D0B" w:rsidP="000B41F6">
      <w:pPr>
        <w:spacing w:line="480" w:lineRule="auto"/>
        <w:contextualSpacing/>
        <w:rPr>
          <w:ins w:id="264" w:author="Abhijit Sharma" w:date="2022-05-29T18:29:00Z"/>
          <w:rFonts w:ascii="Times New Roman" w:hAnsi="Times New Roman" w:cs="Times New Roman"/>
          <w:color w:val="000000" w:themeColor="text1"/>
          <w:sz w:val="24"/>
          <w:szCs w:val="24"/>
        </w:rPr>
      </w:pPr>
    </w:p>
    <w:p w14:paraId="6DA7DDC2" w14:textId="02E8CBBE" w:rsidR="00B65D0B" w:rsidRDefault="00B65D0B" w:rsidP="000B41F6">
      <w:pPr>
        <w:spacing w:line="480" w:lineRule="auto"/>
        <w:contextualSpacing/>
        <w:rPr>
          <w:ins w:id="265" w:author="Abhijit Sharma" w:date="2022-05-29T18:29:00Z"/>
          <w:rFonts w:ascii="Times New Roman" w:hAnsi="Times New Roman" w:cs="Times New Roman"/>
          <w:color w:val="000000" w:themeColor="text1"/>
          <w:sz w:val="24"/>
          <w:szCs w:val="24"/>
        </w:rPr>
      </w:pPr>
      <w:ins w:id="266" w:author="Abhijit Sharma" w:date="2022-05-29T18:29:00Z">
        <w:r>
          <w:rPr>
            <w:rFonts w:ascii="Times New Roman" w:hAnsi="Times New Roman" w:cs="Times New Roman"/>
            <w:color w:val="000000" w:themeColor="text1"/>
            <w:sz w:val="24"/>
            <w:szCs w:val="24"/>
          </w:rPr>
          <w:t>FULL OF REPETITION</w:t>
        </w:r>
      </w:ins>
      <w:ins w:id="267" w:author="Abhijit Sharma" w:date="2022-05-29T18:30:00Z">
        <w:r>
          <w:rPr>
            <w:rFonts w:ascii="Times New Roman" w:hAnsi="Times New Roman" w:cs="Times New Roman"/>
            <w:color w:val="000000" w:themeColor="text1"/>
            <w:sz w:val="24"/>
            <w:szCs w:val="24"/>
          </w:rPr>
          <w:t xml:space="preserve">S. </w:t>
        </w:r>
      </w:ins>
    </w:p>
    <w:p w14:paraId="474CE408" w14:textId="3D11554A" w:rsidR="00BE7E90" w:rsidRPr="000B41F6" w:rsidRDefault="00BE7E90"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Previous research on paper and paperboard demand have overlooked the issue of stationarity; nevertheless, a number of other studies have used non-stationary data approaches to investigate the pulp market and paper imports. (</w:t>
      </w:r>
      <w:proofErr w:type="spellStart"/>
      <w:r w:rsidRPr="000B41F6">
        <w:rPr>
          <w:rFonts w:ascii="Times New Roman" w:hAnsi="Times New Roman" w:cs="Times New Roman"/>
          <w:color w:val="000000" w:themeColor="text1"/>
          <w:sz w:val="24"/>
          <w:szCs w:val="24"/>
        </w:rPr>
        <w:t>Sarker</w:t>
      </w:r>
      <w:proofErr w:type="spellEnd"/>
      <w:r w:rsidRPr="000B41F6">
        <w:rPr>
          <w:rFonts w:ascii="Times New Roman" w:hAnsi="Times New Roman" w:cs="Times New Roman"/>
          <w:color w:val="000000" w:themeColor="text1"/>
          <w:sz w:val="24"/>
          <w:szCs w:val="24"/>
        </w:rPr>
        <w:t>, 1996)  investigated the impact of price, income, and other variables on Canadian softwood lumber exports to the United States using co-integration analysis. To anticipate the price of Danish lumber, Riis (1996) used an error correction model. (</w:t>
      </w:r>
      <w:proofErr w:type="spellStart"/>
      <w:r w:rsidRPr="000B41F6">
        <w:rPr>
          <w:rFonts w:ascii="Times New Roman" w:hAnsi="Times New Roman" w:cs="Times New Roman"/>
          <w:color w:val="000000" w:themeColor="text1"/>
          <w:sz w:val="24"/>
          <w:szCs w:val="24"/>
        </w:rPr>
        <w:t>Alavalapati</w:t>
      </w:r>
      <w:proofErr w:type="spellEnd"/>
      <w:r w:rsidRPr="000B41F6">
        <w:rPr>
          <w:rFonts w:ascii="Times New Roman" w:hAnsi="Times New Roman" w:cs="Times New Roman"/>
          <w:color w:val="000000" w:themeColor="text1"/>
          <w:sz w:val="24"/>
          <w:szCs w:val="24"/>
        </w:rPr>
        <w:t xml:space="preserve"> et al., 1997) looked at the factors that influence the pricing of pulp in Canada. Short- and long-term export demand for Finnish printing and writing paper in the United Kingdom was assessed by Laaksonen et.al (1997). </w:t>
      </w:r>
      <w:ins w:id="268" w:author="Abhijit Sharma" w:date="2022-05-29T18:30:00Z">
        <w:r w:rsidR="00881364">
          <w:rPr>
            <w:rFonts w:ascii="Times New Roman" w:hAnsi="Times New Roman" w:cs="Times New Roman"/>
            <w:color w:val="000000" w:themeColor="text1"/>
            <w:sz w:val="24"/>
            <w:szCs w:val="24"/>
          </w:rPr>
          <w:t xml:space="preserve">WHY IS ALL THIS NOT IN YOUR LITT SECTION? </w:t>
        </w:r>
      </w:ins>
    </w:p>
    <w:p w14:paraId="6117ED0C" w14:textId="77777777" w:rsidR="00BE7E90" w:rsidRPr="000B41F6" w:rsidRDefault="00BE7E90" w:rsidP="000B41F6">
      <w:pPr>
        <w:spacing w:line="480" w:lineRule="auto"/>
        <w:contextualSpacing/>
        <w:rPr>
          <w:rFonts w:ascii="Times New Roman" w:hAnsi="Times New Roman" w:cs="Times New Roman"/>
          <w:color w:val="000000" w:themeColor="text1"/>
          <w:sz w:val="24"/>
          <w:szCs w:val="24"/>
        </w:rPr>
      </w:pPr>
    </w:p>
    <w:p w14:paraId="69A4F41C" w14:textId="253AEEB1" w:rsidR="00AC0835" w:rsidRPr="000B41F6" w:rsidRDefault="00F57C9F"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We cannot reject the null hypothesis for the prices using ADF testing at the 5% significance level, hence they are all described by an I(1) process (non-stationarity).</w:t>
      </w:r>
      <w:ins w:id="269" w:author="Abhijit Sharma" w:date="2022-05-29T18:30:00Z">
        <w:r w:rsidR="008336E1">
          <w:rPr>
            <w:rFonts w:ascii="Times New Roman" w:hAnsi="Times New Roman" w:cs="Times New Roman"/>
            <w:color w:val="000000" w:themeColor="text1"/>
            <w:sz w:val="24"/>
            <w:szCs w:val="24"/>
          </w:rPr>
          <w:t xml:space="preserve"> YOU HAVE PROVIDED NO COMMENTS ON THE ADF TABLE – WHAT PRICE SERIES IS THIS RESULT FOR? </w:t>
        </w:r>
      </w:ins>
      <w:r w:rsidRPr="000B41F6">
        <w:rPr>
          <w:rFonts w:ascii="Times New Roman" w:hAnsi="Times New Roman" w:cs="Times New Roman"/>
          <w:color w:val="000000" w:themeColor="text1"/>
          <w:sz w:val="24"/>
          <w:szCs w:val="24"/>
        </w:rPr>
        <w:t xml:space="preserve"> The null hypothesis (stationarity) was rejected at a 5% level of significance in the KPSS test indicating the non-stationarity of the series. </w:t>
      </w:r>
      <w:ins w:id="270" w:author="Abhijit Sharma" w:date="2022-05-29T18:30:00Z">
        <w:r w:rsidR="0000543F">
          <w:rPr>
            <w:rFonts w:ascii="Times New Roman" w:hAnsi="Times New Roman" w:cs="Times New Roman"/>
            <w:color w:val="000000" w:themeColor="text1"/>
            <w:sz w:val="24"/>
            <w:szCs w:val="24"/>
          </w:rPr>
          <w:t xml:space="preserve">UNCLEAR – YOU NEED TO </w:t>
        </w:r>
        <w:r w:rsidR="0000543F">
          <w:rPr>
            <w:rFonts w:ascii="Times New Roman" w:hAnsi="Times New Roman" w:cs="Times New Roman"/>
            <w:color w:val="000000" w:themeColor="text1"/>
            <w:sz w:val="24"/>
            <w:szCs w:val="24"/>
          </w:rPr>
          <w:lastRenderedPageBreak/>
          <w:t>COMMENT ON SPECIF</w:t>
        </w:r>
      </w:ins>
      <w:ins w:id="271" w:author="Abhijit Sharma" w:date="2022-05-29T18:31:00Z">
        <w:r w:rsidR="0000543F">
          <w:rPr>
            <w:rFonts w:ascii="Times New Roman" w:hAnsi="Times New Roman" w:cs="Times New Roman"/>
            <w:color w:val="000000" w:themeColor="text1"/>
            <w:sz w:val="24"/>
            <w:szCs w:val="24"/>
          </w:rPr>
          <w:t xml:space="preserve">ICS FOR EACH INDIVIDUAL SERIES. </w:t>
        </w:r>
      </w:ins>
      <w:r w:rsidRPr="000B41F6">
        <w:rPr>
          <w:rFonts w:ascii="Times New Roman" w:hAnsi="Times New Roman" w:cs="Times New Roman"/>
          <w:color w:val="000000" w:themeColor="text1"/>
          <w:sz w:val="24"/>
          <w:szCs w:val="24"/>
        </w:rPr>
        <w:t xml:space="preserve">A unit root process with a drift that eliminates external structural change is the null hypothesis of </w:t>
      </w:r>
      <w:proofErr w:type="spellStart"/>
      <w:r w:rsidRPr="000B41F6">
        <w:rPr>
          <w:rFonts w:ascii="Times New Roman" w:hAnsi="Times New Roman" w:cs="Times New Roman"/>
          <w:color w:val="000000" w:themeColor="text1"/>
          <w:sz w:val="24"/>
          <w:szCs w:val="24"/>
        </w:rPr>
        <w:t>Zivot</w:t>
      </w:r>
      <w:proofErr w:type="spellEnd"/>
      <w:r w:rsidRPr="000B41F6">
        <w:rPr>
          <w:rFonts w:ascii="Times New Roman" w:hAnsi="Times New Roman" w:cs="Times New Roman"/>
          <w:color w:val="000000" w:themeColor="text1"/>
          <w:sz w:val="24"/>
          <w:szCs w:val="24"/>
        </w:rPr>
        <w:t xml:space="preserve"> Andrews. The null hypothesis cannot be ruled out in this study, implying that prices tested are non-stationary and may be subject to structural changes.</w:t>
      </w:r>
      <w:r w:rsidR="00BD5173" w:rsidRPr="000B41F6">
        <w:rPr>
          <w:rFonts w:ascii="Times New Roman" w:hAnsi="Times New Roman" w:cs="Times New Roman"/>
          <w:color w:val="000000" w:themeColor="text1"/>
          <w:sz w:val="24"/>
          <w:szCs w:val="24"/>
        </w:rPr>
        <w:t xml:space="preserve"> </w:t>
      </w:r>
      <w:ins w:id="272" w:author="Abhijit Sharma" w:date="2022-05-29T18:31:00Z">
        <w:r w:rsidR="000C6AF4">
          <w:rPr>
            <w:rFonts w:ascii="Times New Roman" w:hAnsi="Times New Roman" w:cs="Times New Roman"/>
            <w:color w:val="000000" w:themeColor="text1"/>
            <w:sz w:val="24"/>
            <w:szCs w:val="24"/>
          </w:rPr>
          <w:t xml:space="preserve">UNCLEAR AND VAGUE. </w:t>
        </w:r>
      </w:ins>
      <w:proofErr w:type="spellStart"/>
      <w:r w:rsidR="00BD5173" w:rsidRPr="000B41F6">
        <w:rPr>
          <w:rFonts w:ascii="Times New Roman" w:hAnsi="Times New Roman" w:cs="Times New Roman"/>
          <w:color w:val="000000" w:themeColor="text1"/>
          <w:sz w:val="24"/>
          <w:szCs w:val="24"/>
        </w:rPr>
        <w:t>For</w:t>
      </w:r>
      <w:proofErr w:type="spellEnd"/>
      <w:r w:rsidR="00BD5173" w:rsidRPr="000B41F6">
        <w:rPr>
          <w:rFonts w:ascii="Times New Roman" w:hAnsi="Times New Roman" w:cs="Times New Roman"/>
          <w:color w:val="000000" w:themeColor="text1"/>
          <w:sz w:val="24"/>
          <w:szCs w:val="24"/>
        </w:rPr>
        <w:t xml:space="preserve"> wood pulp and paper, structural breaks are detected at the end of the series.</w:t>
      </w:r>
      <w:ins w:id="273" w:author="Abhijit Sharma" w:date="2022-05-29T18:31:00Z">
        <w:r w:rsidR="002D3828">
          <w:rPr>
            <w:rFonts w:ascii="Times New Roman" w:hAnsi="Times New Roman" w:cs="Times New Roman"/>
            <w:color w:val="000000" w:themeColor="text1"/>
            <w:sz w:val="24"/>
            <w:szCs w:val="24"/>
          </w:rPr>
          <w:t xml:space="preserve"> WHAT PERIOD ARE BREAKS IDENTIFIED FOR? YOU NEED TO LIST THEM. </w:t>
        </w:r>
      </w:ins>
    </w:p>
    <w:p w14:paraId="449070FF" w14:textId="77777777" w:rsidR="00AC0835" w:rsidRPr="000B41F6" w:rsidRDefault="00AC0835" w:rsidP="000B41F6">
      <w:pPr>
        <w:spacing w:line="480" w:lineRule="auto"/>
        <w:contextualSpacing/>
        <w:rPr>
          <w:rFonts w:ascii="Times New Roman" w:hAnsi="Times New Roman" w:cs="Times New Roman"/>
          <w:color w:val="000000" w:themeColor="text1"/>
          <w:sz w:val="24"/>
          <w:szCs w:val="24"/>
        </w:rPr>
      </w:pPr>
    </w:p>
    <w:p w14:paraId="176EEDA7" w14:textId="76061BB8" w:rsidR="00AC0835" w:rsidRPr="000B41F6" w:rsidRDefault="00AC0835"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drawing>
          <wp:inline distT="0" distB="0" distL="0" distR="0" wp14:anchorId="35EA7BFF" wp14:editId="2049E4CB">
            <wp:extent cx="3262579" cy="1398248"/>
            <wp:effectExtent l="0" t="0" r="1905"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278345" cy="1405005"/>
                    </a:xfrm>
                    <a:prstGeom prst="rect">
                      <a:avLst/>
                    </a:prstGeom>
                  </pic:spPr>
                </pic:pic>
              </a:graphicData>
            </a:graphic>
          </wp:inline>
        </w:drawing>
      </w:r>
    </w:p>
    <w:p w14:paraId="533A4853" w14:textId="77777777" w:rsidR="00B43778" w:rsidRPr="000B41F6" w:rsidRDefault="00BE3418" w:rsidP="000B41F6">
      <w:pPr>
        <w:spacing w:line="480" w:lineRule="auto"/>
        <w:contextualSpacing/>
        <w:rPr>
          <w:rFonts w:ascii="Times New Roman" w:hAnsi="Times New Roman" w:cs="Times New Roman"/>
          <w:i/>
          <w:iCs/>
          <w:color w:val="000000" w:themeColor="text1"/>
          <w:sz w:val="24"/>
          <w:szCs w:val="24"/>
        </w:rPr>
      </w:pPr>
      <w:r w:rsidRPr="000B41F6">
        <w:rPr>
          <w:rFonts w:ascii="Times New Roman" w:hAnsi="Times New Roman" w:cs="Times New Roman"/>
          <w:color w:val="000000" w:themeColor="text1"/>
          <w:sz w:val="24"/>
          <w:szCs w:val="24"/>
        </w:rPr>
        <w:t xml:space="preserve">     </w:t>
      </w:r>
    </w:p>
    <w:p w14:paraId="48FDC16D" w14:textId="705F8B5D" w:rsidR="00D52932" w:rsidRPr="000B41F6" w:rsidRDefault="00B43778" w:rsidP="000B41F6">
      <w:pPr>
        <w:pStyle w:val="Caption"/>
        <w:keepNext/>
        <w:spacing w:line="480" w:lineRule="auto"/>
        <w:contextualSpacing/>
        <w:rPr>
          <w:rFonts w:ascii="Times New Roman" w:hAnsi="Times New Roman" w:cs="Times New Roman"/>
          <w:i/>
          <w:iCs/>
          <w:color w:val="000000" w:themeColor="text1"/>
          <w:sz w:val="24"/>
          <w:szCs w:val="24"/>
        </w:rPr>
      </w:pPr>
      <w:bookmarkStart w:id="274" w:name="_Toc101071086"/>
      <w:r w:rsidRPr="000B41F6">
        <w:rPr>
          <w:rFonts w:ascii="Times New Roman" w:hAnsi="Times New Roman" w:cs="Times New Roman"/>
          <w:i/>
          <w:iCs/>
          <w:color w:val="000000" w:themeColor="text1"/>
          <w:sz w:val="24"/>
          <w:szCs w:val="24"/>
        </w:rPr>
        <w:t xml:space="preserve">Table </w:t>
      </w:r>
      <w:r w:rsidRPr="000B41F6">
        <w:rPr>
          <w:rFonts w:ascii="Times New Roman" w:hAnsi="Times New Roman" w:cs="Times New Roman"/>
          <w:i/>
          <w:iCs/>
          <w:color w:val="000000" w:themeColor="text1"/>
          <w:sz w:val="24"/>
          <w:szCs w:val="24"/>
        </w:rPr>
        <w:fldChar w:fldCharType="begin"/>
      </w:r>
      <w:r w:rsidRPr="000B41F6">
        <w:rPr>
          <w:rFonts w:ascii="Times New Roman" w:hAnsi="Times New Roman" w:cs="Times New Roman"/>
          <w:i/>
          <w:iCs/>
          <w:color w:val="000000" w:themeColor="text1"/>
          <w:sz w:val="24"/>
          <w:szCs w:val="24"/>
        </w:rPr>
        <w:instrText xml:space="preserve"> SEQ Table \* ARABIC </w:instrText>
      </w:r>
      <w:r w:rsidRPr="000B41F6">
        <w:rPr>
          <w:rFonts w:ascii="Times New Roman" w:hAnsi="Times New Roman" w:cs="Times New Roman"/>
          <w:i/>
          <w:iCs/>
          <w:color w:val="000000" w:themeColor="text1"/>
          <w:sz w:val="24"/>
          <w:szCs w:val="24"/>
        </w:rPr>
        <w:fldChar w:fldCharType="separate"/>
      </w:r>
      <w:r w:rsidR="008A5FD4" w:rsidRPr="000B41F6">
        <w:rPr>
          <w:rFonts w:ascii="Times New Roman" w:hAnsi="Times New Roman" w:cs="Times New Roman"/>
          <w:i/>
          <w:iCs/>
          <w:noProof/>
          <w:color w:val="000000" w:themeColor="text1"/>
          <w:sz w:val="24"/>
          <w:szCs w:val="24"/>
        </w:rPr>
        <w:t>5</w:t>
      </w:r>
      <w:r w:rsidRPr="000B41F6">
        <w:rPr>
          <w:rFonts w:ascii="Times New Roman" w:hAnsi="Times New Roman" w:cs="Times New Roman"/>
          <w:i/>
          <w:iCs/>
          <w:color w:val="000000" w:themeColor="text1"/>
          <w:sz w:val="24"/>
          <w:szCs w:val="24"/>
        </w:rPr>
        <w:fldChar w:fldCharType="end"/>
      </w:r>
      <w:r w:rsidRPr="000B41F6">
        <w:rPr>
          <w:rFonts w:ascii="Times New Roman" w:hAnsi="Times New Roman" w:cs="Times New Roman"/>
          <w:i/>
          <w:iCs/>
          <w:color w:val="000000" w:themeColor="text1"/>
          <w:sz w:val="24"/>
          <w:szCs w:val="24"/>
        </w:rPr>
        <w:t>:</w:t>
      </w:r>
      <w:r w:rsidR="00AC0835" w:rsidRPr="000B41F6">
        <w:rPr>
          <w:rFonts w:ascii="Times New Roman" w:hAnsi="Times New Roman" w:cs="Times New Roman"/>
          <w:i/>
          <w:iCs/>
          <w:color w:val="000000" w:themeColor="text1"/>
          <w:sz w:val="24"/>
          <w:szCs w:val="24"/>
        </w:rPr>
        <w:t xml:space="preserve"> </w:t>
      </w:r>
      <w:r w:rsidR="00BE3418" w:rsidRPr="000B41F6">
        <w:rPr>
          <w:rFonts w:ascii="Times New Roman" w:hAnsi="Times New Roman" w:cs="Times New Roman"/>
          <w:i/>
          <w:iCs/>
          <w:color w:val="000000" w:themeColor="text1"/>
          <w:sz w:val="24"/>
          <w:szCs w:val="24"/>
        </w:rPr>
        <w:t>Engle-Granger test statistic</w:t>
      </w:r>
      <w:bookmarkEnd w:id="274"/>
    </w:p>
    <w:p w14:paraId="63624DBD" w14:textId="4218B5A8" w:rsidR="00AC0835" w:rsidRPr="000B41F6" w:rsidRDefault="00F67B58" w:rsidP="000B41F6">
      <w:pPr>
        <w:pStyle w:val="Caption"/>
        <w:keepNext/>
        <w:spacing w:line="480" w:lineRule="auto"/>
        <w:contextualSpacing/>
        <w:rPr>
          <w:rFonts w:ascii="Times New Roman" w:hAnsi="Times New Roman" w:cs="Times New Roman"/>
          <w:b w:val="0"/>
          <w:bCs w:val="0"/>
          <w:i/>
          <w:iCs/>
          <w:color w:val="000000" w:themeColor="text1"/>
          <w:sz w:val="24"/>
          <w:szCs w:val="24"/>
        </w:rPr>
      </w:pPr>
      <w:r w:rsidRPr="000B41F6">
        <w:rPr>
          <w:rFonts w:ascii="Times New Roman" w:hAnsi="Times New Roman" w:cs="Times New Roman"/>
          <w:b w:val="0"/>
          <w:bCs w:val="0"/>
          <w:i/>
          <w:iCs/>
          <w:color w:val="000000" w:themeColor="text1"/>
          <w:sz w:val="24"/>
          <w:szCs w:val="24"/>
        </w:rPr>
        <w:t>H0=no cointegration rejected at |test statistic| &gt;1.96</w:t>
      </w:r>
    </w:p>
    <w:p w14:paraId="08A40AF0" w14:textId="2CC5F76F" w:rsidR="00BE3418" w:rsidRPr="000B41F6" w:rsidRDefault="005B104D" w:rsidP="000B41F6">
      <w:pPr>
        <w:spacing w:line="480" w:lineRule="auto"/>
        <w:contextualSpacing/>
        <w:rPr>
          <w:rFonts w:ascii="Times New Roman" w:hAnsi="Times New Roman" w:cs="Times New Roman"/>
          <w:color w:val="000000" w:themeColor="text1"/>
          <w:sz w:val="24"/>
          <w:szCs w:val="24"/>
        </w:rPr>
      </w:pPr>
      <w:ins w:id="275" w:author="Abhijit Sharma" w:date="2022-05-29T18:29:00Z">
        <w:r>
          <w:rPr>
            <w:rFonts w:ascii="Times New Roman" w:hAnsi="Times New Roman" w:cs="Times New Roman"/>
            <w:color w:val="000000" w:themeColor="text1"/>
            <w:sz w:val="24"/>
            <w:szCs w:val="24"/>
          </w:rPr>
          <w:t xml:space="preserve">SHOULDN'T THIS BE IN YOUR METHODS/ RESULTS SECTION? WHY YOU NOT FOR A CLEAR SECTION FOR EMPIRICAL ANALYSIS, AFTER A SENSIBLE METHODLOGY SECTION? </w:t>
        </w:r>
      </w:ins>
    </w:p>
    <w:p w14:paraId="4DE5FE6D" w14:textId="6478BF6A" w:rsidR="00BE3418" w:rsidRPr="000B41F6" w:rsidRDefault="00BD5173"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 In the United States, log prices rose modestly in 2006 throughout  2007, peaking at 71 US$/m3 in 2007 during the housing boom, before dropping to 60 US$/m3 by early 2009 owing to a deepening recession (Howard &amp; Products, 2007). Following the 2008 housing crisis in the United States, log prices plummeted(</w:t>
      </w:r>
      <w:proofErr w:type="spellStart"/>
      <w:r w:rsidRPr="000B41F6">
        <w:rPr>
          <w:rFonts w:ascii="Times New Roman" w:hAnsi="Times New Roman" w:cs="Times New Roman"/>
          <w:color w:val="000000" w:themeColor="text1"/>
          <w:sz w:val="24"/>
          <w:szCs w:val="24"/>
        </w:rPr>
        <w:t>Chudy</w:t>
      </w:r>
      <w:proofErr w:type="spellEnd"/>
      <w:r w:rsidRPr="000B41F6">
        <w:rPr>
          <w:rFonts w:ascii="Times New Roman" w:hAnsi="Times New Roman" w:cs="Times New Roman"/>
          <w:color w:val="000000" w:themeColor="text1"/>
          <w:sz w:val="24"/>
          <w:szCs w:val="24"/>
        </w:rPr>
        <w:t xml:space="preserve"> &amp; Hagler, 2020), but this trend was reversed in 2009 when China began to purchase both conifer logs and lumber from the United States (Singh, 2021). Because the variables are integrated in the same order, the Engle - Granger approach is used to run a cointegration test between each pair of prices.  The null </w:t>
      </w:r>
      <w:r w:rsidRPr="000B41F6">
        <w:rPr>
          <w:rFonts w:ascii="Times New Roman" w:hAnsi="Times New Roman" w:cs="Times New Roman"/>
          <w:color w:val="000000" w:themeColor="text1"/>
          <w:sz w:val="24"/>
          <w:szCs w:val="24"/>
        </w:rPr>
        <w:lastRenderedPageBreak/>
        <w:t xml:space="preserve">hypothesis of no cointegration is investigated using pairwise analysis. Cointegrating </w:t>
      </w:r>
      <w:commentRangeStart w:id="276"/>
      <w:r w:rsidRPr="000B41F6">
        <w:rPr>
          <w:rFonts w:ascii="Times New Roman" w:hAnsi="Times New Roman" w:cs="Times New Roman"/>
          <w:color w:val="000000" w:themeColor="text1"/>
          <w:sz w:val="24"/>
          <w:szCs w:val="24"/>
        </w:rPr>
        <w:t xml:space="preserve">correlations </w:t>
      </w:r>
      <w:commentRangeEnd w:id="276"/>
      <w:r w:rsidR="00F7760C">
        <w:rPr>
          <w:rStyle w:val="CommentReference"/>
        </w:rPr>
        <w:commentReference w:id="276"/>
      </w:r>
      <w:r w:rsidRPr="000B41F6">
        <w:rPr>
          <w:rFonts w:ascii="Times New Roman" w:hAnsi="Times New Roman" w:cs="Times New Roman"/>
          <w:color w:val="000000" w:themeColor="text1"/>
          <w:sz w:val="24"/>
          <w:szCs w:val="24"/>
        </w:rPr>
        <w:t xml:space="preserve">between </w:t>
      </w:r>
      <w:proofErr w:type="spellStart"/>
      <w:r w:rsidRPr="000B41F6">
        <w:rPr>
          <w:rFonts w:ascii="Times New Roman" w:hAnsi="Times New Roman" w:cs="Times New Roman"/>
          <w:color w:val="000000" w:themeColor="text1"/>
          <w:sz w:val="24"/>
          <w:szCs w:val="24"/>
        </w:rPr>
        <w:t>woodpulp</w:t>
      </w:r>
      <w:proofErr w:type="spellEnd"/>
      <w:r w:rsidRPr="000B41F6">
        <w:rPr>
          <w:rFonts w:ascii="Times New Roman" w:hAnsi="Times New Roman" w:cs="Times New Roman"/>
          <w:color w:val="000000" w:themeColor="text1"/>
          <w:sz w:val="24"/>
          <w:szCs w:val="24"/>
        </w:rPr>
        <w:t xml:space="preserve">-paper, </w:t>
      </w:r>
      <w:proofErr w:type="spellStart"/>
      <w:r w:rsidRPr="000B41F6">
        <w:rPr>
          <w:rFonts w:ascii="Times New Roman" w:hAnsi="Times New Roman" w:cs="Times New Roman"/>
          <w:color w:val="000000" w:themeColor="text1"/>
          <w:sz w:val="24"/>
          <w:szCs w:val="24"/>
        </w:rPr>
        <w:t>woodpulp</w:t>
      </w:r>
      <w:proofErr w:type="spellEnd"/>
      <w:r w:rsidRPr="000B41F6">
        <w:rPr>
          <w:rFonts w:ascii="Times New Roman" w:hAnsi="Times New Roman" w:cs="Times New Roman"/>
          <w:color w:val="000000" w:themeColor="text1"/>
          <w:sz w:val="24"/>
          <w:szCs w:val="24"/>
        </w:rPr>
        <w:t>-newspaper, paper-newspaper, and paper-periodicals pairings have been discovered.</w:t>
      </w:r>
      <w:r w:rsidR="008E54C2" w:rsidRPr="000B41F6">
        <w:rPr>
          <w:rFonts w:ascii="Times New Roman" w:hAnsi="Times New Roman" w:cs="Times New Roman"/>
          <w:color w:val="000000" w:themeColor="text1"/>
          <w:sz w:val="24"/>
          <w:szCs w:val="24"/>
        </w:rPr>
        <w:t xml:space="preserve"> Both trace and eigen value Johansen tests reveal cointegrating relationships between </w:t>
      </w:r>
      <w:proofErr w:type="spellStart"/>
      <w:r w:rsidR="008E54C2" w:rsidRPr="000B41F6">
        <w:rPr>
          <w:rFonts w:ascii="Times New Roman" w:hAnsi="Times New Roman" w:cs="Times New Roman"/>
          <w:color w:val="000000" w:themeColor="text1"/>
          <w:sz w:val="24"/>
          <w:szCs w:val="24"/>
        </w:rPr>
        <w:t>woodpulp</w:t>
      </w:r>
      <w:proofErr w:type="spellEnd"/>
      <w:r w:rsidR="008E54C2" w:rsidRPr="000B41F6">
        <w:rPr>
          <w:rFonts w:ascii="Times New Roman" w:hAnsi="Times New Roman" w:cs="Times New Roman"/>
          <w:color w:val="000000" w:themeColor="text1"/>
          <w:sz w:val="24"/>
          <w:szCs w:val="24"/>
        </w:rPr>
        <w:t xml:space="preserve">-paper-newspaper and </w:t>
      </w:r>
      <w:proofErr w:type="spellStart"/>
      <w:r w:rsidR="008E54C2" w:rsidRPr="000B41F6">
        <w:rPr>
          <w:rFonts w:ascii="Times New Roman" w:hAnsi="Times New Roman" w:cs="Times New Roman"/>
          <w:color w:val="000000" w:themeColor="text1"/>
          <w:sz w:val="24"/>
          <w:szCs w:val="24"/>
        </w:rPr>
        <w:t>woodpulp</w:t>
      </w:r>
      <w:proofErr w:type="spellEnd"/>
      <w:r w:rsidR="008E54C2" w:rsidRPr="000B41F6">
        <w:rPr>
          <w:rFonts w:ascii="Times New Roman" w:hAnsi="Times New Roman" w:cs="Times New Roman"/>
          <w:color w:val="000000" w:themeColor="text1"/>
          <w:sz w:val="24"/>
          <w:szCs w:val="24"/>
        </w:rPr>
        <w:t xml:space="preserve">-paper-periodicals groups.  </w:t>
      </w:r>
      <w:ins w:id="277" w:author="Abhijit Sharma" w:date="2022-05-29T18:32:00Z">
        <w:r w:rsidR="00F7760C">
          <w:rPr>
            <w:rFonts w:ascii="Times New Roman" w:hAnsi="Times New Roman" w:cs="Times New Roman"/>
            <w:color w:val="000000" w:themeColor="text1"/>
            <w:sz w:val="24"/>
            <w:szCs w:val="24"/>
          </w:rPr>
          <w:t xml:space="preserve">I AM NOT SURE YOU ARE AWARE OF OR UNDERTAND THE CRUCIAL DIFFERENCE BETWEEN </w:t>
        </w:r>
      </w:ins>
      <w:ins w:id="278" w:author="Abhijit Sharma" w:date="2022-05-29T18:33:00Z">
        <w:r w:rsidR="00F7760C">
          <w:rPr>
            <w:rFonts w:ascii="Times New Roman" w:hAnsi="Times New Roman" w:cs="Times New Roman"/>
            <w:color w:val="000000" w:themeColor="text1"/>
            <w:sz w:val="24"/>
            <w:szCs w:val="24"/>
          </w:rPr>
          <w:t xml:space="preserve">CORRELATION AND CAUSALITY. IN THE JOHANSEN PROCEDURE WE ARE CHIEFLY INTERESTED IN LONG RUN CAULSAITY NOT SIMPLY CORRELATIONS. </w:t>
        </w:r>
      </w:ins>
    </w:p>
    <w:p w14:paraId="40FA44CD" w14:textId="37A8DC9A" w:rsidR="00BE3418" w:rsidRPr="000B41F6" w:rsidRDefault="00BE3418"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drawing>
          <wp:inline distT="0" distB="0" distL="0" distR="0" wp14:anchorId="6BD4D532" wp14:editId="2DDAA2EB">
            <wp:extent cx="5257800" cy="379730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57800" cy="3797300"/>
                    </a:xfrm>
                    <a:prstGeom prst="rect">
                      <a:avLst/>
                    </a:prstGeom>
                  </pic:spPr>
                </pic:pic>
              </a:graphicData>
            </a:graphic>
          </wp:inline>
        </w:drawing>
      </w:r>
    </w:p>
    <w:p w14:paraId="6C46DB2C" w14:textId="0D7003AD" w:rsidR="00D52932" w:rsidRPr="000B41F6" w:rsidRDefault="008A5FD4" w:rsidP="000B41F6">
      <w:pPr>
        <w:pStyle w:val="Caption"/>
        <w:keepNext/>
        <w:spacing w:line="480" w:lineRule="auto"/>
        <w:contextualSpacing/>
        <w:rPr>
          <w:rFonts w:ascii="Times New Roman" w:hAnsi="Times New Roman" w:cs="Times New Roman"/>
          <w:i/>
          <w:iCs/>
          <w:color w:val="000000" w:themeColor="text1"/>
          <w:sz w:val="24"/>
          <w:szCs w:val="24"/>
        </w:rPr>
      </w:pPr>
      <w:bookmarkStart w:id="279" w:name="_Toc101071087"/>
      <w:r w:rsidRPr="000B41F6">
        <w:rPr>
          <w:rFonts w:ascii="Times New Roman" w:hAnsi="Times New Roman" w:cs="Times New Roman"/>
          <w:i/>
          <w:iCs/>
          <w:color w:val="000000" w:themeColor="text1"/>
          <w:sz w:val="24"/>
          <w:szCs w:val="24"/>
        </w:rPr>
        <w:t xml:space="preserve">Table </w:t>
      </w:r>
      <w:r w:rsidRPr="000B41F6">
        <w:rPr>
          <w:rFonts w:ascii="Times New Roman" w:hAnsi="Times New Roman" w:cs="Times New Roman"/>
          <w:i/>
          <w:iCs/>
          <w:color w:val="000000" w:themeColor="text1"/>
          <w:sz w:val="24"/>
          <w:szCs w:val="24"/>
        </w:rPr>
        <w:fldChar w:fldCharType="begin"/>
      </w:r>
      <w:r w:rsidRPr="000B41F6">
        <w:rPr>
          <w:rFonts w:ascii="Times New Roman" w:hAnsi="Times New Roman" w:cs="Times New Roman"/>
          <w:i/>
          <w:iCs/>
          <w:color w:val="000000" w:themeColor="text1"/>
          <w:sz w:val="24"/>
          <w:szCs w:val="24"/>
        </w:rPr>
        <w:instrText xml:space="preserve"> SEQ Table \* ARABIC </w:instrText>
      </w:r>
      <w:r w:rsidRPr="000B41F6">
        <w:rPr>
          <w:rFonts w:ascii="Times New Roman" w:hAnsi="Times New Roman" w:cs="Times New Roman"/>
          <w:i/>
          <w:iCs/>
          <w:color w:val="000000" w:themeColor="text1"/>
          <w:sz w:val="24"/>
          <w:szCs w:val="24"/>
        </w:rPr>
        <w:fldChar w:fldCharType="separate"/>
      </w:r>
      <w:r w:rsidRPr="000B41F6">
        <w:rPr>
          <w:rFonts w:ascii="Times New Roman" w:hAnsi="Times New Roman" w:cs="Times New Roman"/>
          <w:i/>
          <w:iCs/>
          <w:noProof/>
          <w:color w:val="000000" w:themeColor="text1"/>
          <w:sz w:val="24"/>
          <w:szCs w:val="24"/>
        </w:rPr>
        <w:t>6</w:t>
      </w:r>
      <w:r w:rsidRPr="000B41F6">
        <w:rPr>
          <w:rFonts w:ascii="Times New Roman" w:hAnsi="Times New Roman" w:cs="Times New Roman"/>
          <w:i/>
          <w:iCs/>
          <w:color w:val="000000" w:themeColor="text1"/>
          <w:sz w:val="24"/>
          <w:szCs w:val="24"/>
        </w:rPr>
        <w:fldChar w:fldCharType="end"/>
      </w:r>
      <w:r w:rsidRPr="000B41F6">
        <w:rPr>
          <w:rFonts w:ascii="Times New Roman" w:hAnsi="Times New Roman" w:cs="Times New Roman"/>
          <w:i/>
          <w:iCs/>
          <w:color w:val="000000" w:themeColor="text1"/>
          <w:sz w:val="24"/>
          <w:szCs w:val="24"/>
        </w:rPr>
        <w:t>:</w:t>
      </w:r>
      <w:r w:rsidR="00BE3418" w:rsidRPr="000B41F6">
        <w:rPr>
          <w:rFonts w:ascii="Times New Roman" w:hAnsi="Times New Roman" w:cs="Times New Roman"/>
          <w:i/>
          <w:iCs/>
          <w:color w:val="000000" w:themeColor="text1"/>
          <w:sz w:val="24"/>
          <w:szCs w:val="24"/>
        </w:rPr>
        <w:t>Johansen Test statistic</w:t>
      </w:r>
      <w:bookmarkEnd w:id="279"/>
    </w:p>
    <w:p w14:paraId="6423C181" w14:textId="1C726985" w:rsidR="00BE3418" w:rsidRPr="000B41F6" w:rsidRDefault="00F67B58" w:rsidP="000B41F6">
      <w:pPr>
        <w:pStyle w:val="Caption"/>
        <w:keepNext/>
        <w:spacing w:line="480" w:lineRule="auto"/>
        <w:contextualSpacing/>
        <w:rPr>
          <w:rFonts w:ascii="Times New Roman" w:hAnsi="Times New Roman" w:cs="Times New Roman"/>
          <w:b w:val="0"/>
          <w:bCs w:val="0"/>
          <w:i/>
          <w:iCs/>
          <w:color w:val="000000" w:themeColor="text1"/>
          <w:sz w:val="24"/>
          <w:szCs w:val="24"/>
        </w:rPr>
      </w:pPr>
      <w:r w:rsidRPr="000B41F6">
        <w:rPr>
          <w:rFonts w:ascii="Times New Roman" w:hAnsi="Times New Roman" w:cs="Times New Roman"/>
          <w:b w:val="0"/>
          <w:bCs w:val="0"/>
          <w:i/>
          <w:iCs/>
          <w:color w:val="000000" w:themeColor="text1"/>
          <w:sz w:val="24"/>
          <w:szCs w:val="24"/>
        </w:rPr>
        <w:t>H0= no cointegration is rejected at |test statistic| &gt; 5% critical value</w:t>
      </w:r>
    </w:p>
    <w:p w14:paraId="7D499E00" w14:textId="7DD2097F" w:rsidR="00BE3418" w:rsidRPr="000B41F6" w:rsidRDefault="006138CA" w:rsidP="000B41F6">
      <w:pPr>
        <w:spacing w:line="480" w:lineRule="auto"/>
        <w:contextualSpacing/>
        <w:rPr>
          <w:rFonts w:ascii="Times New Roman" w:hAnsi="Times New Roman" w:cs="Times New Roman"/>
          <w:color w:val="000000" w:themeColor="text1"/>
          <w:sz w:val="24"/>
          <w:szCs w:val="24"/>
        </w:rPr>
      </w:pPr>
      <w:ins w:id="280" w:author="Abhijit Sharma" w:date="2022-05-29T18:31:00Z">
        <w:r>
          <w:rPr>
            <w:rFonts w:ascii="Times New Roman" w:hAnsi="Times New Roman" w:cs="Times New Roman"/>
            <w:color w:val="000000" w:themeColor="text1"/>
            <w:sz w:val="24"/>
            <w:szCs w:val="24"/>
          </w:rPr>
          <w:t xml:space="preserve">WHAT IS THE SPECIFICATION YOU EMPLOY, WHAT DO YOU FIND AND WHAT </w:t>
        </w:r>
      </w:ins>
      <w:ins w:id="281" w:author="Abhijit Sharma" w:date="2022-05-29T18:32:00Z">
        <w:r>
          <w:rPr>
            <w:rFonts w:ascii="Times New Roman" w:hAnsi="Times New Roman" w:cs="Times New Roman"/>
            <w:color w:val="000000" w:themeColor="text1"/>
            <w:sz w:val="24"/>
            <w:szCs w:val="24"/>
          </w:rPr>
          <w:t>DO YOU INFER FROM THESE RESULTS? WHAT SOFTWARE HAVE YOU USED FOR THE TABLE ABOVE?</w:t>
        </w:r>
      </w:ins>
    </w:p>
    <w:p w14:paraId="43C0D1E6" w14:textId="3FB88D75" w:rsidR="00AB5E5C" w:rsidRPr="000B41F6" w:rsidRDefault="005F7BFC"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Structural breaks and structural breaks can be caused by a variety of factors, including (a) legislative/policy changes, (b) economic evolution, (c) technical progress, and (d) political turbulence or war. </w:t>
      </w:r>
      <w:ins w:id="282" w:author="Abhijit Sharma" w:date="2022-05-29T18:40:00Z">
        <w:r w:rsidR="00C93699">
          <w:rPr>
            <w:rFonts w:ascii="Times New Roman" w:hAnsi="Times New Roman" w:cs="Times New Roman"/>
            <w:color w:val="000000" w:themeColor="text1"/>
            <w:sz w:val="24"/>
            <w:szCs w:val="24"/>
          </w:rPr>
          <w:t xml:space="preserve">WHAT BREAKS HAVE YOU IDENTIFIED – YOU DON’T SEEM TO IDENTIFY THE PERIODS. WHY HAVE NOT </w:t>
        </w:r>
      </w:ins>
      <w:ins w:id="283" w:author="Abhijit Sharma" w:date="2022-05-29T18:41:00Z">
        <w:r w:rsidR="00C93699">
          <w:rPr>
            <w:rFonts w:ascii="Times New Roman" w:hAnsi="Times New Roman" w:cs="Times New Roman"/>
            <w:color w:val="000000" w:themeColor="text1"/>
            <w:sz w:val="24"/>
            <w:szCs w:val="24"/>
          </w:rPr>
          <w:t>SHOWN</w:t>
        </w:r>
      </w:ins>
      <w:ins w:id="284" w:author="Abhijit Sharma" w:date="2022-05-29T18:40:00Z">
        <w:r w:rsidR="00C93699">
          <w:rPr>
            <w:rFonts w:ascii="Times New Roman" w:hAnsi="Times New Roman" w:cs="Times New Roman"/>
            <w:color w:val="000000" w:themeColor="text1"/>
            <w:sz w:val="24"/>
            <w:szCs w:val="24"/>
          </w:rPr>
          <w:t xml:space="preserve"> ZA TE</w:t>
        </w:r>
      </w:ins>
      <w:ins w:id="285" w:author="Abhijit Sharma" w:date="2022-05-29T18:41:00Z">
        <w:r w:rsidR="00C93699">
          <w:rPr>
            <w:rFonts w:ascii="Times New Roman" w:hAnsi="Times New Roman" w:cs="Times New Roman"/>
            <w:color w:val="000000" w:themeColor="text1"/>
            <w:sz w:val="24"/>
            <w:szCs w:val="24"/>
          </w:rPr>
          <w:t xml:space="preserve">ST GRAPHS? </w:t>
        </w:r>
      </w:ins>
      <w:r w:rsidRPr="000B41F6">
        <w:rPr>
          <w:rFonts w:ascii="Times New Roman" w:hAnsi="Times New Roman" w:cs="Times New Roman"/>
          <w:color w:val="000000" w:themeColor="text1"/>
          <w:sz w:val="24"/>
          <w:szCs w:val="24"/>
        </w:rPr>
        <w:t xml:space="preserve">This can result in stochastic patterns. </w:t>
      </w:r>
      <w:r w:rsidR="008A5FD4" w:rsidRPr="000B41F6">
        <w:rPr>
          <w:rFonts w:ascii="Times New Roman" w:hAnsi="Times New Roman" w:cs="Times New Roman"/>
          <w:color w:val="000000" w:themeColor="text1"/>
          <w:sz w:val="24"/>
          <w:szCs w:val="24"/>
        </w:rPr>
        <w:t>Nonstationary</w:t>
      </w:r>
      <w:r w:rsidRPr="000B41F6">
        <w:rPr>
          <w:rFonts w:ascii="Times New Roman" w:hAnsi="Times New Roman" w:cs="Times New Roman"/>
          <w:color w:val="000000" w:themeColor="text1"/>
          <w:sz w:val="24"/>
          <w:szCs w:val="24"/>
        </w:rPr>
        <w:t xml:space="preserve"> in the oil and gas markets, as well as natural resource markets, can be induced by structural changes</w:t>
      </w:r>
      <w:r w:rsidR="003B2B72" w:rsidRPr="000B41F6">
        <w:rPr>
          <w:rFonts w:ascii="Times New Roman" w:hAnsi="Times New Roman" w:cs="Times New Roman"/>
          <w:color w:val="000000" w:themeColor="text1"/>
          <w:sz w:val="24"/>
          <w:szCs w:val="24"/>
        </w:rPr>
        <w:t xml:space="preserve"> </w:t>
      </w:r>
      <w:r w:rsidR="003B2B72" w:rsidRPr="000B41F6">
        <w:rPr>
          <w:rFonts w:ascii="Times New Roman" w:hAnsi="Times New Roman" w:cs="Times New Roman"/>
          <w:color w:val="000000" w:themeColor="text1"/>
          <w:sz w:val="24"/>
          <w:szCs w:val="24"/>
          <w:shd w:val="clear" w:color="auto" w:fill="FFFFFF"/>
        </w:rPr>
        <w:t>(Wang et al., 2021)</w:t>
      </w:r>
      <w:r w:rsidRPr="000B41F6">
        <w:rPr>
          <w:rFonts w:ascii="Times New Roman" w:hAnsi="Times New Roman" w:cs="Times New Roman"/>
          <w:color w:val="000000" w:themeColor="text1"/>
          <w:sz w:val="24"/>
          <w:szCs w:val="24"/>
        </w:rPr>
        <w:t xml:space="preserve">. </w:t>
      </w:r>
      <w:r w:rsidR="00AB5E5C" w:rsidRPr="000B41F6">
        <w:rPr>
          <w:rFonts w:ascii="Times New Roman" w:hAnsi="Times New Roman" w:cs="Times New Roman"/>
          <w:color w:val="000000" w:themeColor="text1"/>
          <w:sz w:val="24"/>
          <w:szCs w:val="24"/>
        </w:rPr>
        <w:t xml:space="preserve">Over the last decade, the timber market in the US South has attracted international investments </w:t>
      </w:r>
      <w:r w:rsidR="003B2B72" w:rsidRPr="000B41F6">
        <w:rPr>
          <w:rFonts w:ascii="Times New Roman" w:hAnsi="Times New Roman" w:cs="Times New Roman"/>
          <w:color w:val="000000" w:themeColor="text1"/>
          <w:sz w:val="24"/>
          <w:szCs w:val="24"/>
        </w:rPr>
        <w:t>in</w:t>
      </w:r>
      <w:r w:rsidR="00AB5E5C" w:rsidRPr="000B41F6">
        <w:rPr>
          <w:rFonts w:ascii="Times New Roman" w:hAnsi="Times New Roman" w:cs="Times New Roman"/>
          <w:color w:val="000000" w:themeColor="text1"/>
          <w:sz w:val="24"/>
          <w:szCs w:val="24"/>
        </w:rPr>
        <w:t xml:space="preserve"> wood pellets. The growing demand for biomass has driven pellet mills to consume pulpwood in order to complement the shortage </w:t>
      </w:r>
      <w:r w:rsidR="003B2B72" w:rsidRPr="000B41F6">
        <w:rPr>
          <w:rFonts w:ascii="Times New Roman" w:hAnsi="Times New Roman" w:cs="Times New Roman"/>
          <w:color w:val="000000" w:themeColor="text1"/>
          <w:sz w:val="24"/>
          <w:szCs w:val="24"/>
        </w:rPr>
        <w:t>of</w:t>
      </w:r>
      <w:r w:rsidR="00AB5E5C" w:rsidRPr="000B41F6">
        <w:rPr>
          <w:rFonts w:ascii="Times New Roman" w:hAnsi="Times New Roman" w:cs="Times New Roman"/>
          <w:color w:val="000000" w:themeColor="text1"/>
          <w:sz w:val="24"/>
          <w:szCs w:val="24"/>
        </w:rPr>
        <w:t xml:space="preserve"> wood residuals</w:t>
      </w:r>
      <w:r w:rsidR="003B2B72" w:rsidRPr="000B41F6">
        <w:rPr>
          <w:rFonts w:ascii="Times New Roman" w:hAnsi="Times New Roman" w:cs="Times New Roman"/>
          <w:color w:val="000000" w:themeColor="text1"/>
          <w:sz w:val="24"/>
          <w:szCs w:val="24"/>
        </w:rPr>
        <w:t xml:space="preserve"> </w:t>
      </w:r>
      <w:r w:rsidR="003B2B72" w:rsidRPr="000B41F6">
        <w:rPr>
          <w:rFonts w:ascii="Times New Roman" w:hAnsi="Times New Roman" w:cs="Times New Roman"/>
          <w:color w:val="000000" w:themeColor="text1"/>
          <w:sz w:val="24"/>
          <w:szCs w:val="24"/>
          <w:shd w:val="clear" w:color="auto" w:fill="FFFFFF"/>
        </w:rPr>
        <w:t>(Kittler et al., 2020)</w:t>
      </w:r>
      <w:r w:rsidR="00AB5E5C" w:rsidRPr="000B41F6">
        <w:rPr>
          <w:rFonts w:ascii="Times New Roman" w:hAnsi="Times New Roman" w:cs="Times New Roman"/>
          <w:color w:val="000000" w:themeColor="text1"/>
          <w:sz w:val="24"/>
          <w:szCs w:val="24"/>
        </w:rPr>
        <w:t xml:space="preserve">. This demand can change not only pulpwood prices but also how markets are linked spatially. </w:t>
      </w:r>
      <w:commentRangeStart w:id="286"/>
      <w:r w:rsidR="0061359D" w:rsidRPr="000B41F6">
        <w:rPr>
          <w:rFonts w:ascii="Times New Roman" w:hAnsi="Times New Roman" w:cs="Times New Roman"/>
          <w:color w:val="000000" w:themeColor="text1"/>
          <w:sz w:val="24"/>
          <w:szCs w:val="24"/>
        </w:rPr>
        <w:t>A VECM is used to continue with the cointegration analysis. The Akaike information criterion is used to choose the number of lags in the models. Long term cointegrating relationships have been identified between intermediate and final products in the paper industry.</w:t>
      </w:r>
      <w:r w:rsidR="001C3DA5" w:rsidRPr="000B41F6">
        <w:rPr>
          <w:rFonts w:ascii="Times New Roman" w:hAnsi="Times New Roman" w:cs="Times New Roman"/>
          <w:color w:val="000000" w:themeColor="text1"/>
          <w:sz w:val="24"/>
          <w:szCs w:val="24"/>
        </w:rPr>
        <w:t xml:space="preserve"> </w:t>
      </w:r>
      <w:commentRangeEnd w:id="286"/>
      <w:r w:rsidR="00766653">
        <w:rPr>
          <w:rStyle w:val="CommentReference"/>
        </w:rPr>
        <w:commentReference w:id="286"/>
      </w:r>
    </w:p>
    <w:p w14:paraId="491FFEED" w14:textId="3593B015" w:rsidR="00601FD6" w:rsidRPr="000B41F6" w:rsidRDefault="00A64906"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The economic recession in 2008 partially explains the increase in pulpwood supply; prices of sawtimber were severely affected by the collapse of the housing market (Ince and Nepal 2012). The ratio between </w:t>
      </w:r>
      <w:r w:rsidR="003D1956" w:rsidRPr="000B41F6">
        <w:rPr>
          <w:rFonts w:ascii="Times New Roman" w:hAnsi="Times New Roman" w:cs="Times New Roman"/>
          <w:color w:val="000000" w:themeColor="text1"/>
          <w:sz w:val="24"/>
          <w:szCs w:val="24"/>
        </w:rPr>
        <w:t>saw timber</w:t>
      </w:r>
      <w:r w:rsidRPr="000B41F6">
        <w:rPr>
          <w:rFonts w:ascii="Times New Roman" w:hAnsi="Times New Roman" w:cs="Times New Roman"/>
          <w:color w:val="000000" w:themeColor="text1"/>
          <w:sz w:val="24"/>
          <w:szCs w:val="24"/>
        </w:rPr>
        <w:t xml:space="preserve"> and pulpwood (softwood) prices decreased from 5.3 to 2.6 between 2005 and 2013. Consequently, producers often have opted to intensify thinning or postpone harvesting until sawlog prices recover</w:t>
      </w:r>
      <w:r w:rsidR="003D1956" w:rsidRPr="000B41F6">
        <w:rPr>
          <w:rFonts w:ascii="Times New Roman" w:hAnsi="Times New Roman" w:cs="Times New Roman"/>
          <w:color w:val="000000" w:themeColor="text1"/>
          <w:sz w:val="24"/>
          <w:szCs w:val="24"/>
        </w:rPr>
        <w:t xml:space="preserve"> thereby </w:t>
      </w:r>
      <w:r w:rsidRPr="000B41F6">
        <w:rPr>
          <w:rFonts w:ascii="Times New Roman" w:hAnsi="Times New Roman" w:cs="Times New Roman"/>
          <w:color w:val="000000" w:themeColor="text1"/>
          <w:sz w:val="24"/>
          <w:szCs w:val="24"/>
        </w:rPr>
        <w:t xml:space="preserve">hardwood pulpwood demand declined in the US South by 8 million tons (20 </w:t>
      </w:r>
      <w:r w:rsidR="00BF3EA9" w:rsidRPr="000B41F6">
        <w:rPr>
          <w:rFonts w:ascii="Times New Roman" w:hAnsi="Times New Roman" w:cs="Times New Roman"/>
          <w:color w:val="000000" w:themeColor="text1"/>
          <w:sz w:val="24"/>
          <w:szCs w:val="24"/>
        </w:rPr>
        <w:t>per cent</w:t>
      </w:r>
      <w:r w:rsidRPr="000B41F6">
        <w:rPr>
          <w:rFonts w:ascii="Times New Roman" w:hAnsi="Times New Roman" w:cs="Times New Roman"/>
          <w:color w:val="000000" w:themeColor="text1"/>
          <w:sz w:val="24"/>
          <w:szCs w:val="24"/>
        </w:rPr>
        <w:t xml:space="preserve">) </w:t>
      </w:r>
      <w:r w:rsidR="003D1956" w:rsidRPr="000B41F6">
        <w:rPr>
          <w:rFonts w:ascii="Times New Roman" w:hAnsi="Times New Roman" w:cs="Times New Roman"/>
          <w:color w:val="000000" w:themeColor="text1"/>
          <w:sz w:val="24"/>
          <w:szCs w:val="24"/>
        </w:rPr>
        <w:t xml:space="preserve">at the beginning of 2007. Subsequent damage is caused by recession and oil shock prices </w:t>
      </w:r>
      <w:r w:rsidR="003E0634" w:rsidRPr="000B41F6">
        <w:rPr>
          <w:rFonts w:ascii="Times New Roman" w:hAnsi="Times New Roman" w:cs="Times New Roman"/>
          <w:color w:val="000000" w:themeColor="text1"/>
          <w:sz w:val="24"/>
          <w:szCs w:val="24"/>
          <w:shd w:val="clear" w:color="auto" w:fill="FFFFFF"/>
        </w:rPr>
        <w:t>(James D. Hamilton, 2009)</w:t>
      </w:r>
      <w:r w:rsidR="00BE7E90" w:rsidRPr="000B41F6">
        <w:rPr>
          <w:rFonts w:ascii="Times New Roman" w:hAnsi="Times New Roman" w:cs="Times New Roman"/>
          <w:color w:val="000000" w:themeColor="text1"/>
          <w:sz w:val="24"/>
          <w:szCs w:val="24"/>
        </w:rPr>
        <w:t xml:space="preserve">. </w:t>
      </w:r>
    </w:p>
    <w:p w14:paraId="7DD6EAF8" w14:textId="77777777" w:rsidR="00601FD6" w:rsidRPr="000B41F6" w:rsidRDefault="00601FD6" w:rsidP="000B41F6">
      <w:pPr>
        <w:spacing w:line="480" w:lineRule="auto"/>
        <w:contextualSpacing/>
        <w:rPr>
          <w:rFonts w:ascii="Times New Roman" w:hAnsi="Times New Roman" w:cs="Times New Roman"/>
          <w:color w:val="000000" w:themeColor="text1"/>
          <w:sz w:val="24"/>
          <w:szCs w:val="24"/>
        </w:rPr>
      </w:pPr>
    </w:p>
    <w:p w14:paraId="591B5DE6" w14:textId="2AE032F2" w:rsidR="007A7B82" w:rsidRPr="000B41F6" w:rsidRDefault="00BE7E90" w:rsidP="000B41F6">
      <w:pPr>
        <w:spacing w:line="480" w:lineRule="auto"/>
        <w:contextualSpacing/>
        <w:rPr>
          <w:rFonts w:ascii="Times New Roman" w:hAnsi="Times New Roman" w:cs="Times New Roman"/>
          <w:color w:val="000000" w:themeColor="text1"/>
          <w:sz w:val="24"/>
          <w:szCs w:val="24"/>
        </w:rPr>
      </w:pPr>
      <w:commentRangeStart w:id="287"/>
      <w:r w:rsidRPr="000B41F6">
        <w:rPr>
          <w:rFonts w:ascii="Times New Roman" w:hAnsi="Times New Roman" w:cs="Times New Roman"/>
          <w:color w:val="000000" w:themeColor="text1"/>
          <w:sz w:val="24"/>
          <w:szCs w:val="24"/>
        </w:rPr>
        <w:t xml:space="preserve">The VECM (Vector Error Correction Model) compensates for both short-run and long-run changes in variables as well as variations from equilibrium. </w:t>
      </w:r>
      <w:ins w:id="288" w:author="Abhijit Sharma" w:date="2022-05-29T18:41:00Z">
        <w:r w:rsidR="00393A47">
          <w:rPr>
            <w:rFonts w:ascii="Times New Roman" w:hAnsi="Times New Roman" w:cs="Times New Roman"/>
            <w:color w:val="000000" w:themeColor="text1"/>
            <w:sz w:val="24"/>
            <w:szCs w:val="24"/>
          </w:rPr>
          <w:t xml:space="preserve">FLAWED – YOU NEED TO BE MORE CAREFUL IN YOUR DISCUSSION OF METHODS. </w:t>
        </w:r>
      </w:ins>
      <w:r w:rsidR="00011C7D" w:rsidRPr="000B41F6">
        <w:rPr>
          <w:rFonts w:ascii="Times New Roman" w:hAnsi="Times New Roman" w:cs="Times New Roman"/>
          <w:color w:val="000000" w:themeColor="text1"/>
          <w:sz w:val="24"/>
          <w:szCs w:val="24"/>
        </w:rPr>
        <w:t>VECM models can analyse both</w:t>
      </w:r>
      <w:r w:rsidRPr="000B41F6">
        <w:rPr>
          <w:rFonts w:ascii="Times New Roman" w:hAnsi="Times New Roman" w:cs="Times New Roman"/>
          <w:color w:val="000000" w:themeColor="text1"/>
          <w:sz w:val="24"/>
          <w:szCs w:val="24"/>
        </w:rPr>
        <w:t xml:space="preserve"> long and short term equations</w:t>
      </w:r>
      <w:r w:rsidR="00011C7D" w:rsidRPr="000B41F6">
        <w:rPr>
          <w:rFonts w:ascii="Times New Roman" w:hAnsi="Times New Roman" w:cs="Times New Roman"/>
          <w:color w:val="000000" w:themeColor="text1"/>
          <w:sz w:val="24"/>
          <w:szCs w:val="24"/>
        </w:rPr>
        <w:t xml:space="preserve">, </w:t>
      </w:r>
      <w:r w:rsidRPr="000B41F6">
        <w:rPr>
          <w:rFonts w:ascii="Times New Roman" w:hAnsi="Times New Roman" w:cs="Times New Roman"/>
          <w:color w:val="000000" w:themeColor="text1"/>
          <w:sz w:val="24"/>
          <w:szCs w:val="24"/>
        </w:rPr>
        <w:t xml:space="preserve">but </w:t>
      </w:r>
      <w:r w:rsidR="00011C7D" w:rsidRPr="000B41F6">
        <w:rPr>
          <w:rFonts w:ascii="Times New Roman" w:hAnsi="Times New Roman" w:cs="Times New Roman"/>
          <w:color w:val="000000" w:themeColor="text1"/>
          <w:sz w:val="24"/>
          <w:szCs w:val="24"/>
        </w:rPr>
        <w:t xml:space="preserve">also the </w:t>
      </w:r>
      <w:r w:rsidRPr="000B41F6">
        <w:rPr>
          <w:rFonts w:ascii="Times New Roman" w:hAnsi="Times New Roman" w:cs="Times New Roman"/>
          <w:color w:val="000000" w:themeColor="text1"/>
          <w:sz w:val="24"/>
          <w:szCs w:val="24"/>
        </w:rPr>
        <w:t xml:space="preserve">number of co-integrating connections. </w:t>
      </w:r>
      <w:ins w:id="289" w:author="Abhijit Sharma" w:date="2022-05-29T18:41:00Z">
        <w:r w:rsidR="001C11D0">
          <w:rPr>
            <w:rFonts w:ascii="Times New Roman" w:hAnsi="Times New Roman" w:cs="Times New Roman"/>
            <w:color w:val="000000" w:themeColor="text1"/>
            <w:sz w:val="24"/>
            <w:szCs w:val="24"/>
          </w:rPr>
          <w:t xml:space="preserve">POOR </w:t>
        </w:r>
        <w:r w:rsidR="001C11D0">
          <w:rPr>
            <w:rFonts w:ascii="Times New Roman" w:hAnsi="Times New Roman" w:cs="Times New Roman"/>
            <w:color w:val="000000" w:themeColor="text1"/>
            <w:sz w:val="24"/>
            <w:szCs w:val="24"/>
          </w:rPr>
          <w:lastRenderedPageBreak/>
          <w:t>TERMINOLOGY – YOU SHOULD REFER TO RELATIONSHIPS NOT CONNECTIONS. YOU NEED TO READ ECONOMETRICS TEXTBOO</w:t>
        </w:r>
      </w:ins>
      <w:ins w:id="290" w:author="Abhijit Sharma" w:date="2022-05-29T18:42:00Z">
        <w:r w:rsidR="001C11D0">
          <w:rPr>
            <w:rFonts w:ascii="Times New Roman" w:hAnsi="Times New Roman" w:cs="Times New Roman"/>
            <w:color w:val="000000" w:themeColor="text1"/>
            <w:sz w:val="24"/>
            <w:szCs w:val="24"/>
          </w:rPr>
          <w:t xml:space="preserve">KS CAREFULLY. </w:t>
        </w:r>
      </w:ins>
      <w:r w:rsidRPr="000B41F6">
        <w:rPr>
          <w:rFonts w:ascii="Times New Roman" w:hAnsi="Times New Roman" w:cs="Times New Roman"/>
          <w:color w:val="000000" w:themeColor="text1"/>
          <w:sz w:val="24"/>
          <w:szCs w:val="24"/>
        </w:rPr>
        <w:t>The resultant VAR from VECM representation provides more efficient coefficient estimations, which is a benefit of VECM over VAR.</w:t>
      </w:r>
      <w:ins w:id="291" w:author="Abhijit Sharma" w:date="2022-05-29T18:42:00Z">
        <w:r w:rsidR="009B16C3">
          <w:rPr>
            <w:rFonts w:ascii="Times New Roman" w:hAnsi="Times New Roman" w:cs="Times New Roman"/>
            <w:color w:val="000000" w:themeColor="text1"/>
            <w:sz w:val="24"/>
            <w:szCs w:val="24"/>
          </w:rPr>
          <w:t xml:space="preserve"> UNCLEAR.</w:t>
        </w:r>
      </w:ins>
      <w:r w:rsidR="00011C7D" w:rsidRPr="000B41F6">
        <w:rPr>
          <w:rFonts w:ascii="Times New Roman" w:hAnsi="Times New Roman" w:cs="Times New Roman"/>
          <w:color w:val="000000" w:themeColor="text1"/>
          <w:sz w:val="24"/>
          <w:szCs w:val="24"/>
        </w:rPr>
        <w:t xml:space="preserve"> </w:t>
      </w:r>
      <w:r w:rsidRPr="000B41F6">
        <w:rPr>
          <w:rFonts w:ascii="Times New Roman" w:hAnsi="Times New Roman" w:cs="Times New Roman"/>
          <w:color w:val="000000" w:themeColor="text1"/>
          <w:sz w:val="24"/>
          <w:szCs w:val="24"/>
        </w:rPr>
        <w:t>The long-run connection is represented by the error correction term. The presence of a long-</w:t>
      </w:r>
      <w:commentRangeEnd w:id="287"/>
      <w:r w:rsidR="008775B5">
        <w:rPr>
          <w:rStyle w:val="CommentReference"/>
        </w:rPr>
        <w:commentReference w:id="287"/>
      </w:r>
      <w:r w:rsidRPr="000B41F6">
        <w:rPr>
          <w:rFonts w:ascii="Times New Roman" w:hAnsi="Times New Roman" w:cs="Times New Roman"/>
          <w:color w:val="000000" w:themeColor="text1"/>
          <w:sz w:val="24"/>
          <w:szCs w:val="24"/>
        </w:rPr>
        <w:t>run causal link is shown by a negative and strong coefficient of the error correction term.</w:t>
      </w:r>
      <w:ins w:id="292" w:author="Abhijit Sharma" w:date="2022-05-29T18:42:00Z">
        <w:r w:rsidR="009B16C3">
          <w:rPr>
            <w:rFonts w:ascii="Times New Roman" w:hAnsi="Times New Roman" w:cs="Times New Roman"/>
            <w:color w:val="000000" w:themeColor="text1"/>
            <w:sz w:val="24"/>
            <w:szCs w:val="24"/>
          </w:rPr>
          <w:t xml:space="preserve"> YOU HAVE NOT ESTABLISHED THIS – WHAT IS RELATED TO WHAT? WHAT IS YOUR IDENTIFIED LR RELATIONSHIP? WHY HAS IT NOW BEEN SHOWN? YOU DON’T EVEN DEFINE YOUR RANDOM C</w:t>
        </w:r>
      </w:ins>
      <w:ins w:id="293" w:author="Abhijit Sharma" w:date="2022-05-29T18:43:00Z">
        <w:r w:rsidR="009B16C3">
          <w:rPr>
            <w:rFonts w:ascii="Times New Roman" w:hAnsi="Times New Roman" w:cs="Times New Roman"/>
            <w:color w:val="000000" w:themeColor="text1"/>
            <w:sz w:val="24"/>
            <w:szCs w:val="24"/>
          </w:rPr>
          <w:t>ODE BELOW PRICE911/ PRICE 913 ETC – HOW ARE WE SUPPOSED TO FOLLOW WHAT YOU ARE DOING?</w:t>
        </w:r>
      </w:ins>
    </w:p>
    <w:p w14:paraId="7FC33829" w14:textId="54D78B4B" w:rsidR="00A04BF2" w:rsidRPr="000B41F6" w:rsidRDefault="00EB672E" w:rsidP="000B41F6">
      <w:pPr>
        <w:spacing w:line="480" w:lineRule="auto"/>
        <w:contextualSpacing/>
        <w:rPr>
          <w:rFonts w:ascii="Times New Roman" w:hAnsi="Times New Roman" w:cs="Times New Roman"/>
          <w:color w:val="000000" w:themeColor="text1"/>
          <w:sz w:val="24"/>
          <w:szCs w:val="24"/>
        </w:rPr>
      </w:pPr>
      <w:ins w:id="294" w:author="Abhijit Sharma" w:date="2022-05-29T18:34:00Z">
        <w:r>
          <w:rPr>
            <w:rFonts w:ascii="Times New Roman" w:hAnsi="Times New Roman" w:cs="Times New Roman"/>
            <w:color w:val="000000" w:themeColor="text1"/>
            <w:sz w:val="24"/>
            <w:szCs w:val="24"/>
          </w:rPr>
          <w:t xml:space="preserve">LAZY WORK BELOW – WHY ARE PRICES NOT NAMED IN A WAY WE CAN UNDERSTAND? </w:t>
        </w:r>
      </w:ins>
    </w:p>
    <w:p w14:paraId="0D7D519E" w14:textId="302A71C4" w:rsidR="007A7B82" w:rsidRPr="000B41F6" w:rsidRDefault="007A7B82"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drawing>
          <wp:inline distT="0" distB="0" distL="0" distR="0" wp14:anchorId="33997D9C" wp14:editId="3D1F9701">
            <wp:extent cx="5731510" cy="3556635"/>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inline>
        </w:drawing>
      </w:r>
    </w:p>
    <w:p w14:paraId="675B3CC0" w14:textId="323675B5" w:rsidR="00A04BF2" w:rsidRPr="000B41F6" w:rsidRDefault="00A04BF2" w:rsidP="000B41F6">
      <w:pPr>
        <w:spacing w:line="480" w:lineRule="auto"/>
        <w:contextualSpacing/>
        <w:rPr>
          <w:rFonts w:ascii="Times New Roman" w:hAnsi="Times New Roman" w:cs="Times New Roman"/>
          <w:color w:val="000000" w:themeColor="text1"/>
          <w:sz w:val="24"/>
          <w:szCs w:val="24"/>
        </w:rPr>
      </w:pPr>
    </w:p>
    <w:p w14:paraId="3C33EBFD" w14:textId="77777777" w:rsidR="009105A3" w:rsidRPr="000B41F6" w:rsidRDefault="008A5FD4" w:rsidP="000B41F6">
      <w:pPr>
        <w:pStyle w:val="Caption"/>
        <w:keepNext/>
        <w:spacing w:line="480" w:lineRule="auto"/>
        <w:contextualSpacing/>
        <w:rPr>
          <w:rFonts w:ascii="Times New Roman" w:hAnsi="Times New Roman" w:cs="Times New Roman"/>
          <w:i/>
          <w:iCs/>
          <w:color w:val="000000" w:themeColor="text1"/>
          <w:sz w:val="24"/>
          <w:szCs w:val="24"/>
        </w:rPr>
      </w:pPr>
      <w:bookmarkStart w:id="295" w:name="_Toc101071088"/>
      <w:r w:rsidRPr="000B41F6">
        <w:rPr>
          <w:rFonts w:ascii="Times New Roman" w:hAnsi="Times New Roman" w:cs="Times New Roman"/>
          <w:i/>
          <w:iCs/>
          <w:color w:val="000000" w:themeColor="text1"/>
          <w:sz w:val="24"/>
          <w:szCs w:val="24"/>
        </w:rPr>
        <w:lastRenderedPageBreak/>
        <w:t xml:space="preserve">Table </w:t>
      </w:r>
      <w:r w:rsidRPr="000B41F6">
        <w:rPr>
          <w:rFonts w:ascii="Times New Roman" w:hAnsi="Times New Roman" w:cs="Times New Roman"/>
          <w:i/>
          <w:iCs/>
          <w:color w:val="000000" w:themeColor="text1"/>
          <w:sz w:val="24"/>
          <w:szCs w:val="24"/>
        </w:rPr>
        <w:fldChar w:fldCharType="begin"/>
      </w:r>
      <w:r w:rsidRPr="000B41F6">
        <w:rPr>
          <w:rFonts w:ascii="Times New Roman" w:hAnsi="Times New Roman" w:cs="Times New Roman"/>
          <w:i/>
          <w:iCs/>
          <w:color w:val="000000" w:themeColor="text1"/>
          <w:sz w:val="24"/>
          <w:szCs w:val="24"/>
        </w:rPr>
        <w:instrText xml:space="preserve"> SEQ Table \* ARABIC </w:instrText>
      </w:r>
      <w:r w:rsidRPr="000B41F6">
        <w:rPr>
          <w:rFonts w:ascii="Times New Roman" w:hAnsi="Times New Roman" w:cs="Times New Roman"/>
          <w:i/>
          <w:iCs/>
          <w:color w:val="000000" w:themeColor="text1"/>
          <w:sz w:val="24"/>
          <w:szCs w:val="24"/>
        </w:rPr>
        <w:fldChar w:fldCharType="separate"/>
      </w:r>
      <w:r w:rsidRPr="000B41F6">
        <w:rPr>
          <w:rFonts w:ascii="Times New Roman" w:hAnsi="Times New Roman" w:cs="Times New Roman"/>
          <w:i/>
          <w:iCs/>
          <w:noProof/>
          <w:color w:val="000000" w:themeColor="text1"/>
          <w:sz w:val="24"/>
          <w:szCs w:val="24"/>
        </w:rPr>
        <w:t>7</w:t>
      </w:r>
      <w:r w:rsidRPr="000B41F6">
        <w:rPr>
          <w:rFonts w:ascii="Times New Roman" w:hAnsi="Times New Roman" w:cs="Times New Roman"/>
          <w:i/>
          <w:iCs/>
          <w:color w:val="000000" w:themeColor="text1"/>
          <w:sz w:val="24"/>
          <w:szCs w:val="24"/>
        </w:rPr>
        <w:fldChar w:fldCharType="end"/>
      </w:r>
      <w:r w:rsidRPr="000B41F6">
        <w:rPr>
          <w:rFonts w:ascii="Times New Roman" w:hAnsi="Times New Roman" w:cs="Times New Roman"/>
          <w:i/>
          <w:iCs/>
          <w:color w:val="000000" w:themeColor="text1"/>
          <w:sz w:val="24"/>
          <w:szCs w:val="24"/>
        </w:rPr>
        <w:t>:</w:t>
      </w:r>
      <w:r w:rsidR="00A04BF2" w:rsidRPr="000B41F6">
        <w:rPr>
          <w:rFonts w:ascii="Times New Roman" w:hAnsi="Times New Roman" w:cs="Times New Roman"/>
          <w:i/>
          <w:iCs/>
          <w:color w:val="000000" w:themeColor="text1"/>
          <w:sz w:val="24"/>
          <w:szCs w:val="24"/>
        </w:rPr>
        <w:t>VECM model – Wood pulp-paper-newspaper</w:t>
      </w:r>
      <w:bookmarkEnd w:id="295"/>
      <w:r w:rsidR="007B51BE" w:rsidRPr="000B41F6">
        <w:rPr>
          <w:rFonts w:ascii="Times New Roman" w:hAnsi="Times New Roman" w:cs="Times New Roman"/>
          <w:i/>
          <w:iCs/>
          <w:color w:val="000000" w:themeColor="text1"/>
          <w:sz w:val="24"/>
          <w:szCs w:val="24"/>
        </w:rPr>
        <w:t xml:space="preserve"> </w:t>
      </w:r>
    </w:p>
    <w:p w14:paraId="6E4E6011" w14:textId="2AD15844" w:rsidR="00A04BF2" w:rsidRPr="000B41F6" w:rsidRDefault="007B51BE" w:rsidP="000B41F6">
      <w:pPr>
        <w:pStyle w:val="Caption"/>
        <w:keepNext/>
        <w:spacing w:line="480" w:lineRule="auto"/>
        <w:contextualSpacing/>
        <w:rPr>
          <w:rFonts w:ascii="Times New Roman" w:hAnsi="Times New Roman" w:cs="Times New Roman"/>
          <w:b w:val="0"/>
          <w:bCs w:val="0"/>
          <w:i/>
          <w:iCs/>
          <w:color w:val="000000" w:themeColor="text1"/>
          <w:sz w:val="24"/>
          <w:szCs w:val="24"/>
        </w:rPr>
      </w:pPr>
      <w:r w:rsidRPr="000B41F6">
        <w:rPr>
          <w:rFonts w:ascii="Times New Roman" w:hAnsi="Times New Roman" w:cs="Times New Roman"/>
          <w:b w:val="0"/>
          <w:bCs w:val="0"/>
          <w:i/>
          <w:iCs/>
          <w:color w:val="000000" w:themeColor="text1"/>
          <w:sz w:val="24"/>
          <w:szCs w:val="24"/>
        </w:rPr>
        <w:t>(*=significant at 5%,**significant at 1%, *** significant at .01%)</w:t>
      </w:r>
    </w:p>
    <w:p w14:paraId="003EDFFD" w14:textId="1B957F7E" w:rsidR="00011C7D" w:rsidRPr="000B41F6" w:rsidRDefault="006C42E5" w:rsidP="000B41F6">
      <w:pPr>
        <w:spacing w:line="480" w:lineRule="auto"/>
        <w:contextualSpacing/>
        <w:rPr>
          <w:rFonts w:ascii="Times New Roman" w:hAnsi="Times New Roman" w:cs="Times New Roman"/>
          <w:color w:val="000000" w:themeColor="text1"/>
          <w:sz w:val="24"/>
          <w:szCs w:val="24"/>
        </w:rPr>
      </w:pPr>
      <w:ins w:id="296" w:author="Abhijit Sharma" w:date="2022-05-29T18:35:00Z">
        <w:r>
          <w:rPr>
            <w:rFonts w:ascii="Times New Roman" w:hAnsi="Times New Roman" w:cs="Times New Roman"/>
            <w:color w:val="000000" w:themeColor="text1"/>
            <w:sz w:val="24"/>
            <w:szCs w:val="24"/>
          </w:rPr>
          <w:t xml:space="preserve">NO IDEA WHAT YOU FIND AND WHAT’S GOING ON. </w:t>
        </w:r>
      </w:ins>
    </w:p>
    <w:p w14:paraId="7DE39B17" w14:textId="33839F0B" w:rsidR="00011C7D" w:rsidRPr="000B41F6" w:rsidRDefault="007B51BE"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The VECM is used to address the disequilibrium in cointegration relationships and to assess for long and short-run causation among cointegrated variables. The mean of the Error correction term is used to rectify the disequilibrium (ECT). </w:t>
      </w:r>
      <w:commentRangeStart w:id="297"/>
      <w:r w:rsidRPr="000B41F6">
        <w:rPr>
          <w:rFonts w:ascii="Times New Roman" w:hAnsi="Times New Roman" w:cs="Times New Roman"/>
          <w:color w:val="000000" w:themeColor="text1"/>
          <w:sz w:val="24"/>
          <w:szCs w:val="24"/>
        </w:rPr>
        <w:t>O</w:t>
      </w:r>
      <w:r w:rsidR="00601FD6" w:rsidRPr="000B41F6">
        <w:rPr>
          <w:rFonts w:ascii="Times New Roman" w:hAnsi="Times New Roman" w:cs="Times New Roman"/>
          <w:color w:val="000000" w:themeColor="text1"/>
          <w:sz w:val="24"/>
          <w:szCs w:val="24"/>
        </w:rPr>
        <w:t xml:space="preserve">ut of the three variables, the price of wood pulp (price911) is the dependent variable </w:t>
      </w:r>
      <w:r w:rsidRPr="000B41F6">
        <w:rPr>
          <w:rFonts w:ascii="Times New Roman" w:hAnsi="Times New Roman" w:cs="Times New Roman"/>
          <w:color w:val="000000" w:themeColor="text1"/>
          <w:sz w:val="24"/>
          <w:szCs w:val="24"/>
        </w:rPr>
        <w:t>(r1=1)</w:t>
      </w:r>
      <w:r w:rsidR="00601FD6" w:rsidRPr="000B41F6">
        <w:rPr>
          <w:rFonts w:ascii="Times New Roman" w:hAnsi="Times New Roman" w:cs="Times New Roman"/>
          <w:color w:val="000000" w:themeColor="text1"/>
          <w:sz w:val="24"/>
          <w:szCs w:val="24"/>
        </w:rPr>
        <w:t xml:space="preserve"> and the price of Paper (price913) and Newspaper (price931)</w:t>
      </w:r>
      <w:r w:rsidR="009D4DE7" w:rsidRPr="000B41F6">
        <w:rPr>
          <w:rFonts w:ascii="Times New Roman" w:hAnsi="Times New Roman" w:cs="Times New Roman"/>
          <w:color w:val="000000" w:themeColor="text1"/>
          <w:sz w:val="24"/>
          <w:szCs w:val="24"/>
        </w:rPr>
        <w:t xml:space="preserve"> are independent variables</w:t>
      </w:r>
      <w:r w:rsidR="00601FD6" w:rsidRPr="000B41F6">
        <w:rPr>
          <w:rFonts w:ascii="Times New Roman" w:hAnsi="Times New Roman" w:cs="Times New Roman"/>
          <w:color w:val="000000" w:themeColor="text1"/>
          <w:sz w:val="24"/>
          <w:szCs w:val="24"/>
        </w:rPr>
        <w:t>.</w:t>
      </w:r>
      <w:r w:rsidR="009D4DE7" w:rsidRPr="000B41F6">
        <w:rPr>
          <w:rFonts w:ascii="Times New Roman" w:hAnsi="Times New Roman" w:cs="Times New Roman"/>
          <w:color w:val="000000" w:themeColor="text1"/>
          <w:sz w:val="24"/>
          <w:szCs w:val="24"/>
        </w:rPr>
        <w:t xml:space="preserve"> </w:t>
      </w:r>
      <w:commentRangeEnd w:id="297"/>
      <w:r w:rsidR="00905BA0">
        <w:rPr>
          <w:rStyle w:val="CommentReference"/>
        </w:rPr>
        <w:commentReference w:id="297"/>
      </w:r>
      <w:r w:rsidR="009D4DE7" w:rsidRPr="000B41F6">
        <w:rPr>
          <w:rFonts w:ascii="Times New Roman" w:hAnsi="Times New Roman" w:cs="Times New Roman"/>
          <w:color w:val="000000" w:themeColor="text1"/>
          <w:sz w:val="24"/>
          <w:szCs w:val="24"/>
        </w:rPr>
        <w:t xml:space="preserve">The ECT is significant at 5% for paper (2.9%)  and newspaper (0.3%) indicating a long term causality. </w:t>
      </w:r>
      <w:ins w:id="298" w:author="Abhijit Sharma" w:date="2022-05-29T18:35:00Z">
        <w:r w:rsidR="002D28C4">
          <w:rPr>
            <w:rFonts w:ascii="Times New Roman" w:hAnsi="Times New Roman" w:cs="Times New Roman"/>
            <w:color w:val="000000" w:themeColor="text1"/>
            <w:sz w:val="24"/>
            <w:szCs w:val="24"/>
          </w:rPr>
          <w:t xml:space="preserve">OKAY THEN WHT IS YOUR LR EQUATION? </w:t>
        </w:r>
      </w:ins>
      <w:ins w:id="299" w:author="Abhijit Sharma" w:date="2022-05-29T18:44:00Z">
        <w:r w:rsidR="00390D68">
          <w:rPr>
            <w:rFonts w:ascii="Times New Roman" w:hAnsi="Times New Roman" w:cs="Times New Roman"/>
            <w:color w:val="000000" w:themeColor="text1"/>
            <w:sz w:val="24"/>
            <w:szCs w:val="24"/>
          </w:rPr>
          <w:t xml:space="preserve">AND WHAT DO YOU INFER FROM THE ECT? </w:t>
        </w:r>
        <w:r w:rsidR="00762A0C">
          <w:rPr>
            <w:rFonts w:ascii="Times New Roman" w:hAnsi="Times New Roman" w:cs="Times New Roman"/>
            <w:color w:val="000000" w:themeColor="text1"/>
            <w:sz w:val="24"/>
            <w:szCs w:val="24"/>
          </w:rPr>
          <w:t xml:space="preserve">UNLCEAR. </w:t>
        </w:r>
      </w:ins>
      <w:r w:rsidR="002D227D" w:rsidRPr="000B41F6">
        <w:rPr>
          <w:rFonts w:ascii="Times New Roman" w:hAnsi="Times New Roman" w:cs="Times New Roman"/>
          <w:color w:val="000000" w:themeColor="text1"/>
          <w:sz w:val="24"/>
          <w:szCs w:val="24"/>
        </w:rPr>
        <w:t xml:space="preserve">The coefficient of lag 1 of wood pulp is 0.0441 but it is not significant. Similarly at lag 2 </w:t>
      </w:r>
      <w:r w:rsidR="00942213" w:rsidRPr="000B41F6">
        <w:rPr>
          <w:rFonts w:ascii="Times New Roman" w:hAnsi="Times New Roman" w:cs="Times New Roman"/>
          <w:color w:val="000000" w:themeColor="text1"/>
          <w:sz w:val="24"/>
          <w:szCs w:val="24"/>
        </w:rPr>
        <w:t xml:space="preserve">(0.3643) </w:t>
      </w:r>
      <w:r w:rsidR="002D227D" w:rsidRPr="000B41F6">
        <w:rPr>
          <w:rFonts w:ascii="Times New Roman" w:hAnsi="Times New Roman" w:cs="Times New Roman"/>
          <w:color w:val="000000" w:themeColor="text1"/>
          <w:sz w:val="24"/>
          <w:szCs w:val="24"/>
        </w:rPr>
        <w:t>and 3</w:t>
      </w:r>
      <w:r w:rsidR="00942213" w:rsidRPr="000B41F6">
        <w:rPr>
          <w:rFonts w:ascii="Times New Roman" w:hAnsi="Times New Roman" w:cs="Times New Roman"/>
          <w:color w:val="000000" w:themeColor="text1"/>
          <w:sz w:val="24"/>
          <w:szCs w:val="24"/>
        </w:rPr>
        <w:t xml:space="preserve"> (0.0161)</w:t>
      </w:r>
      <w:r w:rsidR="002D227D" w:rsidRPr="000B41F6">
        <w:rPr>
          <w:rFonts w:ascii="Times New Roman" w:hAnsi="Times New Roman" w:cs="Times New Roman"/>
          <w:color w:val="000000" w:themeColor="text1"/>
          <w:sz w:val="24"/>
          <w:szCs w:val="24"/>
        </w:rPr>
        <w:t>. Out of 3 lags of wood pulp, there are no significant values indicating the absence of short-run causality of its own lag on wood pulp.</w:t>
      </w:r>
      <w:r w:rsidR="00942213" w:rsidRPr="000B41F6">
        <w:rPr>
          <w:rFonts w:ascii="Times New Roman" w:hAnsi="Times New Roman" w:cs="Times New Roman"/>
          <w:color w:val="000000" w:themeColor="text1"/>
          <w:sz w:val="24"/>
          <w:szCs w:val="24"/>
        </w:rPr>
        <w:t xml:space="preserve"> Similarly, for paper and newspaper, the absence of short-run causality of its own lag is indicated by the absence of significant values.</w:t>
      </w:r>
      <w:ins w:id="300" w:author="Abhijit Sharma" w:date="2022-05-29T18:44:00Z">
        <w:r w:rsidR="009D46BB">
          <w:rPr>
            <w:rFonts w:ascii="Times New Roman" w:hAnsi="Times New Roman" w:cs="Times New Roman"/>
            <w:color w:val="000000" w:themeColor="text1"/>
            <w:sz w:val="24"/>
            <w:szCs w:val="24"/>
          </w:rPr>
          <w:t xml:space="preserve"> OK.</w:t>
        </w:r>
      </w:ins>
      <w:r w:rsidR="00942213" w:rsidRPr="000B41F6">
        <w:rPr>
          <w:rFonts w:ascii="Times New Roman" w:hAnsi="Times New Roman" w:cs="Times New Roman"/>
          <w:color w:val="000000" w:themeColor="text1"/>
          <w:sz w:val="24"/>
          <w:szCs w:val="24"/>
        </w:rPr>
        <w:t xml:space="preserve"> </w:t>
      </w:r>
      <w:ins w:id="301" w:author="Abhijit Sharma" w:date="2022-05-29T18:35:00Z">
        <w:r w:rsidR="002D28C4">
          <w:rPr>
            <w:rFonts w:ascii="Times New Roman" w:hAnsi="Times New Roman" w:cs="Times New Roman"/>
            <w:color w:val="000000" w:themeColor="text1"/>
            <w:sz w:val="24"/>
            <w:szCs w:val="24"/>
          </w:rPr>
          <w:t>WHAT CAN YOU SAY ABOUT THE SPEED OF ADJUSTMENT</w:t>
        </w:r>
      </w:ins>
      <w:ins w:id="302" w:author="Abhijit Sharma" w:date="2022-05-29T18:44:00Z">
        <w:r w:rsidR="009D46BB">
          <w:rPr>
            <w:rFonts w:ascii="Times New Roman" w:hAnsi="Times New Roman" w:cs="Times New Roman"/>
            <w:color w:val="000000" w:themeColor="text1"/>
            <w:sz w:val="24"/>
            <w:szCs w:val="24"/>
          </w:rPr>
          <w:t xml:space="preserve"> OVERALL FOR YOUR RESULTS</w:t>
        </w:r>
      </w:ins>
      <w:ins w:id="303" w:author="Abhijit Sharma" w:date="2022-05-29T18:35:00Z">
        <w:r w:rsidR="002D28C4">
          <w:rPr>
            <w:rFonts w:ascii="Times New Roman" w:hAnsi="Times New Roman" w:cs="Times New Roman"/>
            <w:color w:val="000000" w:themeColor="text1"/>
            <w:sz w:val="24"/>
            <w:szCs w:val="24"/>
          </w:rPr>
          <w:t xml:space="preserve">? </w:t>
        </w:r>
      </w:ins>
      <w:ins w:id="304" w:author="Abhijit Sharma" w:date="2022-05-29T18:44:00Z">
        <w:r w:rsidR="00CA5876">
          <w:rPr>
            <w:rFonts w:ascii="Times New Roman" w:hAnsi="Times New Roman" w:cs="Times New Roman"/>
            <w:color w:val="000000" w:themeColor="text1"/>
            <w:sz w:val="24"/>
            <w:szCs w:val="24"/>
          </w:rPr>
          <w:t>NEEDS TO BE CLEARLY DISCUSSED.</w:t>
        </w:r>
      </w:ins>
    </w:p>
    <w:p w14:paraId="031BE312" w14:textId="74FA6B75" w:rsidR="00A04BF2" w:rsidRPr="000B41F6" w:rsidRDefault="001338BF" w:rsidP="000B41F6">
      <w:pPr>
        <w:spacing w:line="480" w:lineRule="auto"/>
        <w:contextualSpacing/>
        <w:rPr>
          <w:rFonts w:ascii="Times New Roman" w:hAnsi="Times New Roman" w:cs="Times New Roman"/>
          <w:color w:val="000000" w:themeColor="text1"/>
          <w:sz w:val="24"/>
          <w:szCs w:val="24"/>
        </w:rPr>
      </w:pPr>
      <w:ins w:id="305" w:author="Abhijit Sharma" w:date="2022-05-29T18:44:00Z">
        <w:r>
          <w:rPr>
            <w:rFonts w:ascii="Times New Roman" w:hAnsi="Times New Roman" w:cs="Times New Roman"/>
            <w:color w:val="000000" w:themeColor="text1"/>
            <w:sz w:val="24"/>
            <w:szCs w:val="24"/>
          </w:rPr>
          <w:t>HOW WERE THESE LAGS CHOSEN? YO</w:t>
        </w:r>
      </w:ins>
      <w:ins w:id="306" w:author="Abhijit Sharma" w:date="2022-05-29T18:45:00Z">
        <w:r>
          <w:rPr>
            <w:rFonts w:ascii="Times New Roman" w:hAnsi="Times New Roman" w:cs="Times New Roman"/>
            <w:color w:val="000000" w:themeColor="text1"/>
            <w:sz w:val="24"/>
            <w:szCs w:val="24"/>
          </w:rPr>
          <w:t xml:space="preserve">U DON’T SEEM TO REPORT ANY AIC VALUES. </w:t>
        </w:r>
      </w:ins>
      <w:r w:rsidR="00942213" w:rsidRPr="000B41F6">
        <w:rPr>
          <w:rFonts w:ascii="Times New Roman" w:hAnsi="Times New Roman" w:cs="Times New Roman"/>
          <w:color w:val="000000" w:themeColor="text1"/>
          <w:sz w:val="24"/>
          <w:szCs w:val="24"/>
        </w:rPr>
        <w:t xml:space="preserve">However, </w:t>
      </w:r>
      <w:r w:rsidR="00936E98" w:rsidRPr="000B41F6">
        <w:rPr>
          <w:rFonts w:ascii="Times New Roman" w:hAnsi="Times New Roman" w:cs="Times New Roman"/>
          <w:color w:val="000000" w:themeColor="text1"/>
          <w:sz w:val="24"/>
          <w:szCs w:val="24"/>
        </w:rPr>
        <w:t xml:space="preserve">in the case of wood pulp (price911) and newspaper (price931) out of three lags, two values are significant, indicating short-run causality on wood pulp derived from the newspaper. In case of </w:t>
      </w:r>
      <w:proofErr w:type="spellStart"/>
      <w:r w:rsidR="00936E98" w:rsidRPr="000B41F6">
        <w:rPr>
          <w:rFonts w:ascii="Times New Roman" w:hAnsi="Times New Roman" w:cs="Times New Roman"/>
          <w:color w:val="000000" w:themeColor="text1"/>
          <w:sz w:val="24"/>
          <w:szCs w:val="24"/>
        </w:rPr>
        <w:t>cwood</w:t>
      </w:r>
      <w:proofErr w:type="spellEnd"/>
      <w:r w:rsidR="00936E98" w:rsidRPr="000B41F6">
        <w:rPr>
          <w:rFonts w:ascii="Times New Roman" w:hAnsi="Times New Roman" w:cs="Times New Roman"/>
          <w:color w:val="000000" w:themeColor="text1"/>
          <w:sz w:val="24"/>
          <w:szCs w:val="24"/>
        </w:rPr>
        <w:t xml:space="preserve"> pulp (price911) and paper (price913) out of three lags, no values are significant, indicating no short-run causality on wood pulp derived from paper. </w:t>
      </w:r>
    </w:p>
    <w:p w14:paraId="1ECCA28B" w14:textId="65D620C0" w:rsidR="00A04BF2" w:rsidRPr="000B41F6" w:rsidRDefault="00A04BF2"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noProof/>
          <w:color w:val="000000" w:themeColor="text1"/>
          <w:sz w:val="24"/>
          <w:szCs w:val="24"/>
        </w:rPr>
        <w:lastRenderedPageBreak/>
        <w:drawing>
          <wp:inline distT="0" distB="0" distL="0" distR="0" wp14:anchorId="75DAC194" wp14:editId="6D27EFE1">
            <wp:extent cx="5731510" cy="3556635"/>
            <wp:effectExtent l="0" t="0" r="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inline>
        </w:drawing>
      </w:r>
    </w:p>
    <w:p w14:paraId="07931530" w14:textId="77777777" w:rsidR="009105A3" w:rsidRPr="000B41F6" w:rsidRDefault="008A5FD4" w:rsidP="000B41F6">
      <w:pPr>
        <w:pStyle w:val="Caption"/>
        <w:spacing w:line="480" w:lineRule="auto"/>
        <w:contextualSpacing/>
        <w:rPr>
          <w:rFonts w:ascii="Times New Roman" w:hAnsi="Times New Roman" w:cs="Times New Roman"/>
          <w:i/>
          <w:iCs/>
          <w:color w:val="000000" w:themeColor="text1"/>
          <w:sz w:val="24"/>
          <w:szCs w:val="24"/>
        </w:rPr>
      </w:pPr>
      <w:bookmarkStart w:id="307" w:name="_Toc101071089"/>
      <w:r w:rsidRPr="000B41F6">
        <w:rPr>
          <w:rFonts w:ascii="Times New Roman" w:hAnsi="Times New Roman" w:cs="Times New Roman"/>
          <w:i/>
          <w:iCs/>
          <w:color w:val="000000" w:themeColor="text1"/>
          <w:sz w:val="24"/>
          <w:szCs w:val="24"/>
        </w:rPr>
        <w:t xml:space="preserve">Table </w:t>
      </w:r>
      <w:r w:rsidRPr="000B41F6">
        <w:rPr>
          <w:rFonts w:ascii="Times New Roman" w:hAnsi="Times New Roman" w:cs="Times New Roman"/>
          <w:i/>
          <w:iCs/>
          <w:color w:val="000000" w:themeColor="text1"/>
          <w:sz w:val="24"/>
          <w:szCs w:val="24"/>
        </w:rPr>
        <w:fldChar w:fldCharType="begin"/>
      </w:r>
      <w:r w:rsidRPr="000B41F6">
        <w:rPr>
          <w:rFonts w:ascii="Times New Roman" w:hAnsi="Times New Roman" w:cs="Times New Roman"/>
          <w:i/>
          <w:iCs/>
          <w:color w:val="000000" w:themeColor="text1"/>
          <w:sz w:val="24"/>
          <w:szCs w:val="24"/>
        </w:rPr>
        <w:instrText xml:space="preserve"> SEQ Table \* ARABIC </w:instrText>
      </w:r>
      <w:r w:rsidRPr="000B41F6">
        <w:rPr>
          <w:rFonts w:ascii="Times New Roman" w:hAnsi="Times New Roman" w:cs="Times New Roman"/>
          <w:i/>
          <w:iCs/>
          <w:color w:val="000000" w:themeColor="text1"/>
          <w:sz w:val="24"/>
          <w:szCs w:val="24"/>
        </w:rPr>
        <w:fldChar w:fldCharType="separate"/>
      </w:r>
      <w:r w:rsidRPr="000B41F6">
        <w:rPr>
          <w:rFonts w:ascii="Times New Roman" w:hAnsi="Times New Roman" w:cs="Times New Roman"/>
          <w:i/>
          <w:iCs/>
          <w:noProof/>
          <w:color w:val="000000" w:themeColor="text1"/>
          <w:sz w:val="24"/>
          <w:szCs w:val="24"/>
        </w:rPr>
        <w:t>8</w:t>
      </w:r>
      <w:r w:rsidRPr="000B41F6">
        <w:rPr>
          <w:rFonts w:ascii="Times New Roman" w:hAnsi="Times New Roman" w:cs="Times New Roman"/>
          <w:i/>
          <w:iCs/>
          <w:color w:val="000000" w:themeColor="text1"/>
          <w:sz w:val="24"/>
          <w:szCs w:val="24"/>
        </w:rPr>
        <w:fldChar w:fldCharType="end"/>
      </w:r>
      <w:r w:rsidRPr="000B41F6">
        <w:rPr>
          <w:rFonts w:ascii="Times New Roman" w:hAnsi="Times New Roman" w:cs="Times New Roman"/>
          <w:i/>
          <w:iCs/>
          <w:color w:val="000000" w:themeColor="text1"/>
          <w:sz w:val="24"/>
          <w:szCs w:val="24"/>
        </w:rPr>
        <w:t>:</w:t>
      </w:r>
      <w:r w:rsidR="00A04BF2" w:rsidRPr="000B41F6">
        <w:rPr>
          <w:rFonts w:ascii="Times New Roman" w:hAnsi="Times New Roman" w:cs="Times New Roman"/>
          <w:i/>
          <w:iCs/>
          <w:color w:val="000000" w:themeColor="text1"/>
          <w:sz w:val="24"/>
          <w:szCs w:val="24"/>
        </w:rPr>
        <w:t>VECM model- Wood pulp-Paper-Periodicals</w:t>
      </w:r>
      <w:bookmarkEnd w:id="307"/>
      <w:r w:rsidR="009D4DE7" w:rsidRPr="000B41F6">
        <w:rPr>
          <w:rFonts w:ascii="Times New Roman" w:hAnsi="Times New Roman" w:cs="Times New Roman"/>
          <w:i/>
          <w:iCs/>
          <w:color w:val="000000" w:themeColor="text1"/>
          <w:sz w:val="24"/>
          <w:szCs w:val="24"/>
        </w:rPr>
        <w:t xml:space="preserve"> </w:t>
      </w:r>
    </w:p>
    <w:p w14:paraId="62C71C6C" w14:textId="61049348" w:rsidR="009D4DE7" w:rsidRPr="000B41F6" w:rsidRDefault="009D4DE7" w:rsidP="000B41F6">
      <w:pPr>
        <w:pStyle w:val="Caption"/>
        <w:spacing w:line="480" w:lineRule="auto"/>
        <w:contextualSpacing/>
        <w:rPr>
          <w:rFonts w:ascii="Times New Roman" w:hAnsi="Times New Roman" w:cs="Times New Roman"/>
          <w:b w:val="0"/>
          <w:bCs w:val="0"/>
          <w:i/>
          <w:iCs/>
          <w:color w:val="000000" w:themeColor="text1"/>
          <w:sz w:val="24"/>
          <w:szCs w:val="24"/>
        </w:rPr>
      </w:pPr>
      <w:r w:rsidRPr="000B41F6">
        <w:rPr>
          <w:rFonts w:ascii="Times New Roman" w:hAnsi="Times New Roman" w:cs="Times New Roman"/>
          <w:b w:val="0"/>
          <w:bCs w:val="0"/>
          <w:i/>
          <w:iCs/>
          <w:color w:val="000000" w:themeColor="text1"/>
          <w:sz w:val="24"/>
          <w:szCs w:val="24"/>
        </w:rPr>
        <w:t>(*=significant at 5%,**significant at 1%, *** significant at .01%)</w:t>
      </w:r>
    </w:p>
    <w:p w14:paraId="62B34EDF" w14:textId="0B9A451D" w:rsidR="00A04BF2" w:rsidRPr="000B41F6" w:rsidRDefault="00A04BF2" w:rsidP="000B41F6">
      <w:pPr>
        <w:spacing w:line="480" w:lineRule="auto"/>
        <w:contextualSpacing/>
        <w:rPr>
          <w:rFonts w:ascii="Times New Roman" w:hAnsi="Times New Roman" w:cs="Times New Roman"/>
          <w:color w:val="000000" w:themeColor="text1"/>
          <w:sz w:val="24"/>
          <w:szCs w:val="24"/>
        </w:rPr>
      </w:pPr>
    </w:p>
    <w:p w14:paraId="22B42C04" w14:textId="09EB7629" w:rsidR="00BE756B" w:rsidRPr="000B41F6" w:rsidRDefault="0090105E"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Similarly in test 2, out of the three variables, the price of wood pulp (price911) is the dependent variable (r1=1) and the price of Paper (price913) and Periodicals (price932) are independent variables. The ECT is significant at 5% for paper (2.0%) indicating a long term causality. The coefficient of lag 1 of wood pulp is 0.3086, significant at 5%. For paper </w:t>
      </w:r>
      <w:r w:rsidR="00BE756B" w:rsidRPr="000B41F6">
        <w:rPr>
          <w:rFonts w:ascii="Times New Roman" w:hAnsi="Times New Roman" w:cs="Times New Roman"/>
          <w:color w:val="000000" w:themeColor="text1"/>
          <w:sz w:val="24"/>
          <w:szCs w:val="24"/>
        </w:rPr>
        <w:t xml:space="preserve">there is short-run causality of its own lag is indicated by the significant values at 0.01% for 3 lags. </w:t>
      </w:r>
    </w:p>
    <w:p w14:paraId="275980EC" w14:textId="0C29CF69" w:rsidR="00BE756B" w:rsidRPr="000B41F6" w:rsidRDefault="0090105E"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and </w:t>
      </w:r>
      <w:r w:rsidR="00BE756B" w:rsidRPr="000B41F6">
        <w:rPr>
          <w:rFonts w:ascii="Times New Roman" w:hAnsi="Times New Roman" w:cs="Times New Roman"/>
          <w:color w:val="000000" w:themeColor="text1"/>
          <w:sz w:val="24"/>
          <w:szCs w:val="24"/>
        </w:rPr>
        <w:t xml:space="preserve">for </w:t>
      </w:r>
      <w:r w:rsidRPr="000B41F6">
        <w:rPr>
          <w:rFonts w:ascii="Times New Roman" w:hAnsi="Times New Roman" w:cs="Times New Roman"/>
          <w:color w:val="000000" w:themeColor="text1"/>
          <w:sz w:val="24"/>
          <w:szCs w:val="24"/>
        </w:rPr>
        <w:t>periodicals, the absence of short-run causality of its own lag is indicated by the absence of significant values</w:t>
      </w:r>
      <w:r w:rsidR="00BE756B" w:rsidRPr="000B41F6">
        <w:rPr>
          <w:rFonts w:ascii="Times New Roman" w:hAnsi="Times New Roman" w:cs="Times New Roman"/>
          <w:color w:val="000000" w:themeColor="text1"/>
          <w:sz w:val="24"/>
          <w:szCs w:val="24"/>
        </w:rPr>
        <w:t xml:space="preserve"> at 1</w:t>
      </w:r>
      <w:r w:rsidR="00BE756B" w:rsidRPr="000B41F6">
        <w:rPr>
          <w:rFonts w:ascii="Times New Roman" w:hAnsi="Times New Roman" w:cs="Times New Roman"/>
          <w:color w:val="000000" w:themeColor="text1"/>
          <w:sz w:val="24"/>
          <w:szCs w:val="24"/>
          <w:vertAlign w:val="superscript"/>
        </w:rPr>
        <w:t>st</w:t>
      </w:r>
      <w:r w:rsidR="00BE756B" w:rsidRPr="000B41F6">
        <w:rPr>
          <w:rFonts w:ascii="Times New Roman" w:hAnsi="Times New Roman" w:cs="Times New Roman"/>
          <w:color w:val="000000" w:themeColor="text1"/>
          <w:sz w:val="24"/>
          <w:szCs w:val="24"/>
        </w:rPr>
        <w:t xml:space="preserve"> and 2</w:t>
      </w:r>
      <w:r w:rsidR="00BE756B" w:rsidRPr="000B41F6">
        <w:rPr>
          <w:rFonts w:ascii="Times New Roman" w:hAnsi="Times New Roman" w:cs="Times New Roman"/>
          <w:color w:val="000000" w:themeColor="text1"/>
          <w:sz w:val="24"/>
          <w:szCs w:val="24"/>
          <w:vertAlign w:val="superscript"/>
        </w:rPr>
        <w:t>nd</w:t>
      </w:r>
      <w:r w:rsidR="00BE756B" w:rsidRPr="000B41F6">
        <w:rPr>
          <w:rFonts w:ascii="Times New Roman" w:hAnsi="Times New Roman" w:cs="Times New Roman"/>
          <w:color w:val="000000" w:themeColor="text1"/>
          <w:sz w:val="24"/>
          <w:szCs w:val="24"/>
        </w:rPr>
        <w:t xml:space="preserve"> lag but short-run causality of its own lag is indicated by the significant values at 1% at the 3rd lag</w:t>
      </w:r>
      <w:r w:rsidRPr="000B41F6">
        <w:rPr>
          <w:rFonts w:ascii="Times New Roman" w:hAnsi="Times New Roman" w:cs="Times New Roman"/>
          <w:color w:val="000000" w:themeColor="text1"/>
          <w:sz w:val="24"/>
          <w:szCs w:val="24"/>
        </w:rPr>
        <w:t xml:space="preserve">. </w:t>
      </w:r>
      <w:ins w:id="308" w:author="Abhijit Sharma" w:date="2022-05-29T18:45:00Z">
        <w:r w:rsidR="00DA24F6">
          <w:rPr>
            <w:rFonts w:ascii="Times New Roman" w:hAnsi="Times New Roman" w:cs="Times New Roman"/>
            <w:color w:val="000000" w:themeColor="text1"/>
            <w:sz w:val="24"/>
            <w:szCs w:val="24"/>
          </w:rPr>
          <w:t xml:space="preserve">UNCONVINCING AND NEEDS TO BE REDONE. </w:t>
        </w:r>
      </w:ins>
    </w:p>
    <w:p w14:paraId="5B7B29F0" w14:textId="31771CB0" w:rsidR="0090105E" w:rsidRPr="000B41F6" w:rsidRDefault="0090105E"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However, in the case of wood pulp (price911) and </w:t>
      </w:r>
      <w:r w:rsidR="0006600A" w:rsidRPr="000B41F6">
        <w:rPr>
          <w:rFonts w:ascii="Times New Roman" w:hAnsi="Times New Roman" w:cs="Times New Roman"/>
          <w:color w:val="000000" w:themeColor="text1"/>
          <w:sz w:val="24"/>
          <w:szCs w:val="24"/>
        </w:rPr>
        <w:t xml:space="preserve">periodicals </w:t>
      </w:r>
      <w:r w:rsidRPr="000B41F6">
        <w:rPr>
          <w:rFonts w:ascii="Times New Roman" w:hAnsi="Times New Roman" w:cs="Times New Roman"/>
          <w:color w:val="000000" w:themeColor="text1"/>
          <w:sz w:val="24"/>
          <w:szCs w:val="24"/>
        </w:rPr>
        <w:t>(price9</w:t>
      </w:r>
      <w:r w:rsidR="0006600A" w:rsidRPr="000B41F6">
        <w:rPr>
          <w:rFonts w:ascii="Times New Roman" w:hAnsi="Times New Roman" w:cs="Times New Roman"/>
          <w:color w:val="000000" w:themeColor="text1"/>
          <w:sz w:val="24"/>
          <w:szCs w:val="24"/>
        </w:rPr>
        <w:t>32</w:t>
      </w:r>
      <w:r w:rsidRPr="000B41F6">
        <w:rPr>
          <w:rFonts w:ascii="Times New Roman" w:hAnsi="Times New Roman" w:cs="Times New Roman"/>
          <w:color w:val="000000" w:themeColor="text1"/>
          <w:sz w:val="24"/>
          <w:szCs w:val="24"/>
        </w:rPr>
        <w:t xml:space="preserve">) out of three lags, </w:t>
      </w:r>
      <w:r w:rsidR="0006600A" w:rsidRPr="000B41F6">
        <w:rPr>
          <w:rFonts w:ascii="Times New Roman" w:hAnsi="Times New Roman" w:cs="Times New Roman"/>
          <w:color w:val="000000" w:themeColor="text1"/>
          <w:sz w:val="24"/>
          <w:szCs w:val="24"/>
        </w:rPr>
        <w:t xml:space="preserve">no </w:t>
      </w:r>
      <w:r w:rsidRPr="000B41F6">
        <w:rPr>
          <w:rFonts w:ascii="Times New Roman" w:hAnsi="Times New Roman" w:cs="Times New Roman"/>
          <w:color w:val="000000" w:themeColor="text1"/>
          <w:sz w:val="24"/>
          <w:szCs w:val="24"/>
        </w:rPr>
        <w:t xml:space="preserve">values are significant, indicating </w:t>
      </w:r>
      <w:r w:rsidR="0006600A" w:rsidRPr="000B41F6">
        <w:rPr>
          <w:rFonts w:ascii="Times New Roman" w:hAnsi="Times New Roman" w:cs="Times New Roman"/>
          <w:color w:val="000000" w:themeColor="text1"/>
          <w:sz w:val="24"/>
          <w:szCs w:val="24"/>
        </w:rPr>
        <w:t xml:space="preserve">the absence of </w:t>
      </w:r>
      <w:r w:rsidRPr="000B41F6">
        <w:rPr>
          <w:rFonts w:ascii="Times New Roman" w:hAnsi="Times New Roman" w:cs="Times New Roman"/>
          <w:color w:val="000000" w:themeColor="text1"/>
          <w:sz w:val="24"/>
          <w:szCs w:val="24"/>
        </w:rPr>
        <w:t xml:space="preserve">short-run causality on wood pulp derived </w:t>
      </w:r>
      <w:r w:rsidRPr="000B41F6">
        <w:rPr>
          <w:rFonts w:ascii="Times New Roman" w:hAnsi="Times New Roman" w:cs="Times New Roman"/>
          <w:color w:val="000000" w:themeColor="text1"/>
          <w:sz w:val="24"/>
          <w:szCs w:val="24"/>
        </w:rPr>
        <w:lastRenderedPageBreak/>
        <w:t xml:space="preserve">from the </w:t>
      </w:r>
      <w:r w:rsidR="0006600A" w:rsidRPr="000B41F6">
        <w:rPr>
          <w:rFonts w:ascii="Times New Roman" w:hAnsi="Times New Roman" w:cs="Times New Roman"/>
          <w:color w:val="000000" w:themeColor="text1"/>
          <w:sz w:val="24"/>
          <w:szCs w:val="24"/>
        </w:rPr>
        <w:t>periodicals</w:t>
      </w:r>
      <w:r w:rsidRPr="000B41F6">
        <w:rPr>
          <w:rFonts w:ascii="Times New Roman" w:hAnsi="Times New Roman" w:cs="Times New Roman"/>
          <w:color w:val="000000" w:themeColor="text1"/>
          <w:sz w:val="24"/>
          <w:szCs w:val="24"/>
        </w:rPr>
        <w:t xml:space="preserve">. In </w:t>
      </w:r>
      <w:r w:rsidR="0006600A" w:rsidRPr="000B41F6">
        <w:rPr>
          <w:rFonts w:ascii="Times New Roman" w:hAnsi="Times New Roman" w:cs="Times New Roman"/>
          <w:color w:val="000000" w:themeColor="text1"/>
          <w:sz w:val="24"/>
          <w:szCs w:val="24"/>
        </w:rPr>
        <w:t xml:space="preserve">the </w:t>
      </w:r>
      <w:r w:rsidRPr="000B41F6">
        <w:rPr>
          <w:rFonts w:ascii="Times New Roman" w:hAnsi="Times New Roman" w:cs="Times New Roman"/>
          <w:color w:val="000000" w:themeColor="text1"/>
          <w:sz w:val="24"/>
          <w:szCs w:val="24"/>
        </w:rPr>
        <w:t xml:space="preserve">case of </w:t>
      </w:r>
      <w:r w:rsidR="00BE756B" w:rsidRPr="000B41F6">
        <w:rPr>
          <w:rFonts w:ascii="Times New Roman" w:hAnsi="Times New Roman" w:cs="Times New Roman"/>
          <w:color w:val="000000" w:themeColor="text1"/>
          <w:sz w:val="24"/>
          <w:szCs w:val="24"/>
        </w:rPr>
        <w:t>wood</w:t>
      </w:r>
      <w:r w:rsidRPr="000B41F6">
        <w:rPr>
          <w:rFonts w:ascii="Times New Roman" w:hAnsi="Times New Roman" w:cs="Times New Roman"/>
          <w:color w:val="000000" w:themeColor="text1"/>
          <w:sz w:val="24"/>
          <w:szCs w:val="24"/>
        </w:rPr>
        <w:t xml:space="preserve"> pulp (price911) and paper (price913) values are significant, indicating</w:t>
      </w:r>
      <w:r w:rsidR="0006600A" w:rsidRPr="000B41F6">
        <w:rPr>
          <w:rFonts w:ascii="Times New Roman" w:hAnsi="Times New Roman" w:cs="Times New Roman"/>
          <w:color w:val="000000" w:themeColor="text1"/>
          <w:sz w:val="24"/>
          <w:szCs w:val="24"/>
        </w:rPr>
        <w:t xml:space="preserve"> </w:t>
      </w:r>
      <w:r w:rsidRPr="000B41F6">
        <w:rPr>
          <w:rFonts w:ascii="Times New Roman" w:hAnsi="Times New Roman" w:cs="Times New Roman"/>
          <w:color w:val="000000" w:themeColor="text1"/>
          <w:sz w:val="24"/>
          <w:szCs w:val="24"/>
        </w:rPr>
        <w:t xml:space="preserve">short-run causality on wood pulp derived from paper. </w:t>
      </w:r>
    </w:p>
    <w:p w14:paraId="419468C6" w14:textId="28BC3CCB" w:rsidR="005E4289" w:rsidRPr="000B41F6" w:rsidRDefault="005E4289" w:rsidP="000B41F6">
      <w:pPr>
        <w:spacing w:line="480" w:lineRule="auto"/>
        <w:contextualSpacing/>
        <w:rPr>
          <w:rFonts w:ascii="Times New Roman" w:hAnsi="Times New Roman" w:cs="Times New Roman"/>
          <w:color w:val="000000" w:themeColor="text1"/>
          <w:sz w:val="24"/>
          <w:szCs w:val="24"/>
        </w:rPr>
      </w:pPr>
    </w:p>
    <w:p w14:paraId="5874F7A9" w14:textId="03C2AB9D" w:rsidR="00861D10" w:rsidRPr="000B41F6" w:rsidRDefault="0054022E" w:rsidP="000B41F6">
      <w:pPr>
        <w:spacing w:line="480" w:lineRule="auto"/>
        <w:contextualSpacing/>
        <w:rPr>
          <w:rFonts w:ascii="Times New Roman" w:hAnsi="Times New Roman" w:cs="Times New Roman"/>
          <w:color w:val="000000" w:themeColor="text1"/>
          <w:sz w:val="24"/>
          <w:szCs w:val="24"/>
        </w:rPr>
      </w:pPr>
      <w:ins w:id="309" w:author="Abhijit Sharma" w:date="2022-05-29T18:35:00Z">
        <w:r>
          <w:rPr>
            <w:rFonts w:ascii="Times New Roman" w:hAnsi="Times New Roman" w:cs="Times New Roman"/>
            <w:color w:val="000000" w:themeColor="text1"/>
            <w:sz w:val="24"/>
            <w:szCs w:val="24"/>
          </w:rPr>
          <w:t>I AM UNABLE TO UNDER</w:t>
        </w:r>
      </w:ins>
      <w:ins w:id="310" w:author="Abhijit Sharma" w:date="2022-05-29T18:45:00Z">
        <w:r w:rsidR="001F49E7">
          <w:rPr>
            <w:rFonts w:ascii="Times New Roman" w:hAnsi="Times New Roman" w:cs="Times New Roman"/>
            <w:color w:val="000000" w:themeColor="text1"/>
            <w:sz w:val="24"/>
            <w:szCs w:val="24"/>
          </w:rPr>
          <w:t xml:space="preserve">STAND CLEARLY </w:t>
        </w:r>
      </w:ins>
      <w:ins w:id="311" w:author="Abhijit Sharma" w:date="2022-05-29T18:35:00Z">
        <w:r>
          <w:rPr>
            <w:rFonts w:ascii="Times New Roman" w:hAnsi="Times New Roman" w:cs="Times New Roman"/>
            <w:color w:val="000000" w:themeColor="text1"/>
            <w:sz w:val="24"/>
            <w:szCs w:val="24"/>
          </w:rPr>
          <w:t xml:space="preserve">WHAT </w:t>
        </w:r>
      </w:ins>
      <w:ins w:id="312" w:author="Abhijit Sharma" w:date="2022-05-29T18:36:00Z">
        <w:r>
          <w:rPr>
            <w:rFonts w:ascii="Times New Roman" w:hAnsi="Times New Roman" w:cs="Times New Roman"/>
            <w:color w:val="000000" w:themeColor="text1"/>
            <w:sz w:val="24"/>
            <w:szCs w:val="24"/>
          </w:rPr>
          <w:t xml:space="preserve">YOU HAVE DONE SINCE YOU DON’T EXPLAIN YOUR VECM PROPERLY AND DON’T EXPLAIN YOUR ECONOMETRIC STRATEGY EITHER. YOU FAIL TO EVEN DEFINE YOUR PRICE SERIES IN A TABLE. </w:t>
        </w:r>
      </w:ins>
    </w:p>
    <w:p w14:paraId="63739B3F" w14:textId="77777777" w:rsidR="00DD701D" w:rsidRDefault="00DD701D"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78A608B0" w14:textId="48A7B54F" w:rsidR="00DD701D" w:rsidRDefault="00DD701D"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64E36DB7" w14:textId="03F4F367" w:rsidR="00DD701D" w:rsidRDefault="00DD701D" w:rsidP="00DD701D"/>
    <w:p w14:paraId="672A7BCD" w14:textId="63DC48F4" w:rsidR="00DD701D" w:rsidRDefault="00DD701D" w:rsidP="00DD701D"/>
    <w:p w14:paraId="14E79E8C" w14:textId="14BA1589" w:rsidR="00DD701D" w:rsidRDefault="00DD701D" w:rsidP="00DD701D"/>
    <w:p w14:paraId="41D8F6D8" w14:textId="3B82A0A6" w:rsidR="00DD701D" w:rsidRDefault="00DD701D" w:rsidP="00DD701D"/>
    <w:p w14:paraId="1D59D487" w14:textId="1A3AF8D1" w:rsidR="00DD701D" w:rsidRDefault="00DD701D" w:rsidP="00DD701D"/>
    <w:p w14:paraId="63681F1F" w14:textId="2C7EE71E" w:rsidR="00DD701D" w:rsidRDefault="00DD701D" w:rsidP="00DD701D"/>
    <w:p w14:paraId="1B75313C" w14:textId="79EE7B46" w:rsidR="00DD701D" w:rsidRDefault="00DD701D" w:rsidP="00DD701D"/>
    <w:p w14:paraId="4CFC1A46" w14:textId="7E88D45B" w:rsidR="00DD701D" w:rsidRDefault="00DD701D" w:rsidP="00DD701D"/>
    <w:p w14:paraId="62479A99" w14:textId="77777777" w:rsidR="00DD701D" w:rsidRPr="00DD701D" w:rsidRDefault="00DD701D" w:rsidP="00DD701D"/>
    <w:p w14:paraId="48A6A31A" w14:textId="77777777" w:rsidR="00DD701D" w:rsidRDefault="00DD701D"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18A337FD" w14:textId="77777777" w:rsidR="00DD701D" w:rsidRDefault="00DD701D"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341A2FB3" w14:textId="77777777" w:rsidR="00DD701D" w:rsidRDefault="00DD701D"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32606AD5" w14:textId="77777777" w:rsidR="001B24F1" w:rsidRDefault="001B24F1" w:rsidP="00DD701D">
      <w:pPr>
        <w:pStyle w:val="Heading1"/>
        <w:spacing w:line="480" w:lineRule="auto"/>
        <w:contextualSpacing/>
        <w:jc w:val="center"/>
        <w:rPr>
          <w:rFonts w:ascii="Times New Roman" w:hAnsi="Times New Roman" w:cs="Times New Roman"/>
          <w:b/>
          <w:bCs w:val="0"/>
          <w:color w:val="000000" w:themeColor="text1"/>
          <w:sz w:val="24"/>
          <w:szCs w:val="24"/>
        </w:rPr>
      </w:pPr>
    </w:p>
    <w:p w14:paraId="6FF5ECBE" w14:textId="4496740F" w:rsidR="005E4289" w:rsidRPr="001B24F1" w:rsidRDefault="001B24F1" w:rsidP="001B24F1">
      <w:pPr>
        <w:pStyle w:val="Heading1"/>
        <w:jc w:val="center"/>
      </w:pPr>
      <w:bookmarkStart w:id="313" w:name="_Toc101072333"/>
      <w:r>
        <w:t>7.</w:t>
      </w:r>
      <w:r w:rsidR="005E4289" w:rsidRPr="001B24F1">
        <w:t>Conclusion</w:t>
      </w:r>
      <w:bookmarkEnd w:id="313"/>
    </w:p>
    <w:p w14:paraId="068460D8" w14:textId="77777777" w:rsidR="005E4289" w:rsidRPr="000B41F6" w:rsidRDefault="005E4289" w:rsidP="000B41F6">
      <w:pPr>
        <w:spacing w:line="480" w:lineRule="auto"/>
        <w:contextualSpacing/>
        <w:rPr>
          <w:rFonts w:ascii="Times New Roman" w:hAnsi="Times New Roman" w:cs="Times New Roman"/>
          <w:b/>
          <w:bCs/>
          <w:color w:val="000000" w:themeColor="text1"/>
          <w:sz w:val="24"/>
          <w:szCs w:val="24"/>
        </w:rPr>
      </w:pPr>
    </w:p>
    <w:p w14:paraId="3857126C" w14:textId="4E4048A5" w:rsidR="00A64906" w:rsidRPr="000B41F6" w:rsidRDefault="00A9439D"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 xml:space="preserve">Understanding how different market participants and external shocks might affect pricing behaviour is a crucial skill for paper market investors. External shocks can affect the market equilibrium over lengthy periods of time, allowing for </w:t>
      </w:r>
      <w:r w:rsidR="007A7B82" w:rsidRPr="000B41F6">
        <w:rPr>
          <w:rFonts w:ascii="Times New Roman" w:hAnsi="Times New Roman" w:cs="Times New Roman"/>
          <w:color w:val="000000" w:themeColor="text1"/>
          <w:sz w:val="24"/>
          <w:szCs w:val="24"/>
        </w:rPr>
        <w:t>rent-seeking</w:t>
      </w:r>
      <w:r w:rsidRPr="000B41F6">
        <w:rPr>
          <w:rFonts w:ascii="Times New Roman" w:hAnsi="Times New Roman" w:cs="Times New Roman"/>
          <w:color w:val="000000" w:themeColor="text1"/>
          <w:sz w:val="24"/>
          <w:szCs w:val="24"/>
        </w:rPr>
        <w:t xml:space="preserve">. This study </w:t>
      </w:r>
      <w:r w:rsidR="005E4289" w:rsidRPr="000B41F6">
        <w:rPr>
          <w:rFonts w:ascii="Times New Roman" w:hAnsi="Times New Roman" w:cs="Times New Roman"/>
          <w:color w:val="000000" w:themeColor="text1"/>
          <w:sz w:val="24"/>
          <w:szCs w:val="24"/>
        </w:rPr>
        <w:t xml:space="preserve">try to demonstrate </w:t>
      </w:r>
      <w:r w:rsidRPr="000B41F6">
        <w:rPr>
          <w:rFonts w:ascii="Times New Roman" w:hAnsi="Times New Roman" w:cs="Times New Roman"/>
          <w:color w:val="000000" w:themeColor="text1"/>
          <w:sz w:val="24"/>
          <w:szCs w:val="24"/>
        </w:rPr>
        <w:t>how exogenous pressures such as economic forces,</w:t>
      </w:r>
      <w:r w:rsidR="005E4289" w:rsidRPr="000B41F6">
        <w:rPr>
          <w:rFonts w:ascii="Times New Roman" w:hAnsi="Times New Roman" w:cs="Times New Roman"/>
          <w:color w:val="000000" w:themeColor="text1"/>
          <w:sz w:val="24"/>
          <w:szCs w:val="24"/>
        </w:rPr>
        <w:t xml:space="preserve"> regulations, and natural calamities</w:t>
      </w:r>
      <w:r w:rsidRPr="000B41F6">
        <w:rPr>
          <w:rFonts w:ascii="Times New Roman" w:hAnsi="Times New Roman" w:cs="Times New Roman"/>
          <w:color w:val="000000" w:themeColor="text1"/>
          <w:sz w:val="24"/>
          <w:szCs w:val="24"/>
        </w:rPr>
        <w:t xml:space="preserve"> in addition to physical distance, </w:t>
      </w:r>
      <w:r w:rsidR="005E4289" w:rsidRPr="000B41F6">
        <w:rPr>
          <w:rFonts w:ascii="Times New Roman" w:hAnsi="Times New Roman" w:cs="Times New Roman"/>
          <w:color w:val="000000" w:themeColor="text1"/>
          <w:sz w:val="24"/>
          <w:szCs w:val="24"/>
        </w:rPr>
        <w:t xml:space="preserve">have an impact on </w:t>
      </w:r>
      <w:r w:rsidRPr="000B41F6">
        <w:rPr>
          <w:rFonts w:ascii="Times New Roman" w:hAnsi="Times New Roman" w:cs="Times New Roman"/>
          <w:color w:val="000000" w:themeColor="text1"/>
          <w:sz w:val="24"/>
          <w:szCs w:val="24"/>
        </w:rPr>
        <w:t xml:space="preserve">pulpwood </w:t>
      </w:r>
      <w:r w:rsidR="005E4289" w:rsidRPr="000B41F6">
        <w:rPr>
          <w:rFonts w:ascii="Times New Roman" w:hAnsi="Times New Roman" w:cs="Times New Roman"/>
          <w:color w:val="000000" w:themeColor="text1"/>
          <w:sz w:val="24"/>
          <w:szCs w:val="24"/>
        </w:rPr>
        <w:t xml:space="preserve">and related </w:t>
      </w:r>
      <w:r w:rsidRPr="000B41F6">
        <w:rPr>
          <w:rFonts w:ascii="Times New Roman" w:hAnsi="Times New Roman" w:cs="Times New Roman"/>
          <w:color w:val="000000" w:themeColor="text1"/>
          <w:sz w:val="24"/>
          <w:szCs w:val="24"/>
        </w:rPr>
        <w:t>markets. Having this knowledge might help investors decrease risks associated with price swings by promoting better resource allocation and anticipating opportunities.</w:t>
      </w:r>
      <w:r w:rsidR="005E4289" w:rsidRPr="000B41F6">
        <w:rPr>
          <w:rFonts w:ascii="Times New Roman" w:hAnsi="Times New Roman" w:cs="Times New Roman"/>
          <w:color w:val="000000" w:themeColor="text1"/>
          <w:sz w:val="24"/>
          <w:szCs w:val="24"/>
        </w:rPr>
        <w:t xml:space="preserve"> </w:t>
      </w:r>
      <w:r w:rsidR="006314A9" w:rsidRPr="000B41F6">
        <w:rPr>
          <w:rFonts w:ascii="Times New Roman" w:hAnsi="Times New Roman" w:cs="Times New Roman"/>
          <w:color w:val="000000" w:themeColor="text1"/>
          <w:sz w:val="24"/>
          <w:szCs w:val="24"/>
        </w:rPr>
        <w:t>Prices are major factors of demand, as indicated by the economic theory. The paper industry</w:t>
      </w:r>
      <w:r w:rsidR="001B24F1">
        <w:rPr>
          <w:rFonts w:ascii="Times New Roman" w:hAnsi="Times New Roman" w:cs="Times New Roman"/>
          <w:color w:val="000000" w:themeColor="text1"/>
          <w:sz w:val="24"/>
          <w:szCs w:val="24"/>
        </w:rPr>
        <w:t>’</w:t>
      </w:r>
      <w:r w:rsidR="006314A9" w:rsidRPr="000B41F6">
        <w:rPr>
          <w:rFonts w:ascii="Times New Roman" w:hAnsi="Times New Roman" w:cs="Times New Roman"/>
          <w:color w:val="000000" w:themeColor="text1"/>
          <w:sz w:val="24"/>
          <w:szCs w:val="24"/>
        </w:rPr>
        <w:t>s co-integration relationship and short-run dynamics are studied using an error correction model. Furthermore, the model</w:t>
      </w:r>
      <w:r w:rsidR="001B24F1">
        <w:rPr>
          <w:rFonts w:ascii="Times New Roman" w:hAnsi="Times New Roman" w:cs="Times New Roman"/>
          <w:color w:val="000000" w:themeColor="text1"/>
          <w:sz w:val="24"/>
          <w:szCs w:val="24"/>
        </w:rPr>
        <w:t>’</w:t>
      </w:r>
      <w:r w:rsidR="006314A9" w:rsidRPr="000B41F6">
        <w:rPr>
          <w:rFonts w:ascii="Times New Roman" w:hAnsi="Times New Roman" w:cs="Times New Roman"/>
          <w:color w:val="000000" w:themeColor="text1"/>
          <w:sz w:val="24"/>
          <w:szCs w:val="24"/>
        </w:rPr>
        <w:t>s error correction component has a negative, substantial coefficient, ensuring a return to the long-run equilibrium if there is any short-run variation.</w:t>
      </w:r>
      <w:r w:rsidR="00C46AC3" w:rsidRPr="000B41F6">
        <w:rPr>
          <w:rFonts w:ascii="Times New Roman" w:hAnsi="Times New Roman" w:cs="Times New Roman"/>
          <w:color w:val="000000" w:themeColor="text1"/>
          <w:sz w:val="24"/>
          <w:szCs w:val="24"/>
        </w:rPr>
        <w:t xml:space="preserve"> The necessity for comparative studies to determine additional structural changes and the influence of international rules on the pricing of paper are two implications of this research for future work.</w:t>
      </w:r>
    </w:p>
    <w:p w14:paraId="5695F276" w14:textId="65F41631" w:rsidR="00982FBC" w:rsidRDefault="003B78D1" w:rsidP="000B41F6">
      <w:pPr>
        <w:spacing w:line="480" w:lineRule="auto"/>
        <w:contextualSpacing/>
        <w:rPr>
          <w:ins w:id="314" w:author="Abhijit Sharma" w:date="2022-05-29T18:37:00Z"/>
          <w:rFonts w:ascii="Times New Roman" w:hAnsi="Times New Roman" w:cs="Times New Roman"/>
          <w:color w:val="000000" w:themeColor="text1"/>
          <w:sz w:val="24"/>
          <w:szCs w:val="24"/>
        </w:rPr>
      </w:pPr>
      <w:ins w:id="315" w:author="Abhijit Sharma" w:date="2022-05-29T18:37:00Z">
        <w:r>
          <w:rPr>
            <w:rFonts w:ascii="Times New Roman" w:hAnsi="Times New Roman" w:cs="Times New Roman"/>
            <w:color w:val="000000" w:themeColor="text1"/>
            <w:sz w:val="24"/>
            <w:szCs w:val="24"/>
          </w:rPr>
          <w:t>YOU HAVE NOT SUMMARISED WHAT YOUR MAIN FINDINGS ARE, WHAT RESEARCH GAP YOU HAVE ADDRESSED AND WHAT CONTIRBUTION YOUR PAPER MAKES IE WHAT HAVE YOU DONE THAT HAS NOT BEEN DONE BEFORE.</w:t>
        </w:r>
      </w:ins>
    </w:p>
    <w:p w14:paraId="600446A4" w14:textId="5AD04037" w:rsidR="003B78D1" w:rsidRDefault="003B78D1" w:rsidP="000B41F6">
      <w:pPr>
        <w:spacing w:line="480" w:lineRule="auto"/>
        <w:contextualSpacing/>
        <w:rPr>
          <w:ins w:id="316" w:author="Abhijit Sharma" w:date="2022-05-29T18:37:00Z"/>
          <w:rFonts w:ascii="Times New Roman" w:hAnsi="Times New Roman" w:cs="Times New Roman"/>
          <w:color w:val="000000" w:themeColor="text1"/>
          <w:sz w:val="24"/>
          <w:szCs w:val="24"/>
        </w:rPr>
      </w:pPr>
    </w:p>
    <w:p w14:paraId="023C6C6E" w14:textId="5F127A2D" w:rsidR="003B78D1" w:rsidRDefault="003B78D1" w:rsidP="000B41F6">
      <w:pPr>
        <w:spacing w:line="480" w:lineRule="auto"/>
        <w:contextualSpacing/>
        <w:rPr>
          <w:ins w:id="317" w:author="Abhijit Sharma" w:date="2022-05-29T18:38:00Z"/>
          <w:rFonts w:ascii="Times New Roman" w:hAnsi="Times New Roman" w:cs="Times New Roman"/>
          <w:color w:val="000000" w:themeColor="text1"/>
          <w:sz w:val="24"/>
          <w:szCs w:val="24"/>
        </w:rPr>
      </w:pPr>
      <w:ins w:id="318" w:author="Abhijit Sharma" w:date="2022-05-29T18:37:00Z">
        <w:r>
          <w:rPr>
            <w:rFonts w:ascii="Times New Roman" w:hAnsi="Times New Roman" w:cs="Times New Roman"/>
            <w:color w:val="000000" w:themeColor="text1"/>
            <w:sz w:val="24"/>
            <w:szCs w:val="24"/>
          </w:rPr>
          <w:t>THIS CHAPTER IS CURRENTLY</w:t>
        </w:r>
      </w:ins>
      <w:ins w:id="319" w:author="Abhijit Sharma" w:date="2022-05-29T18:38:00Z">
        <w:r>
          <w:rPr>
            <w:rFonts w:ascii="Times New Roman" w:hAnsi="Times New Roman" w:cs="Times New Roman"/>
            <w:color w:val="000000" w:themeColor="text1"/>
            <w:sz w:val="24"/>
            <w:szCs w:val="24"/>
          </w:rPr>
          <w:t xml:space="preserve"> NOT EVEN AT MSC LEVEL – IT IS BADLY WRITTEN, POORLY STRUCTURED AND DOES NOT EXPLAIN WHAT IS BEING DONE.</w:t>
        </w:r>
      </w:ins>
    </w:p>
    <w:p w14:paraId="62E60190" w14:textId="440E140E" w:rsidR="003B78D1" w:rsidRDefault="003B78D1" w:rsidP="000B41F6">
      <w:pPr>
        <w:spacing w:line="480" w:lineRule="auto"/>
        <w:contextualSpacing/>
        <w:rPr>
          <w:ins w:id="320" w:author="Abhijit Sharma" w:date="2022-05-29T18:38:00Z"/>
          <w:rFonts w:ascii="Times New Roman" w:hAnsi="Times New Roman" w:cs="Times New Roman"/>
          <w:color w:val="000000" w:themeColor="text1"/>
          <w:sz w:val="24"/>
          <w:szCs w:val="24"/>
        </w:rPr>
      </w:pPr>
      <w:ins w:id="321" w:author="Abhijit Sharma" w:date="2022-05-29T18:38:00Z">
        <w:r>
          <w:rPr>
            <w:rFonts w:ascii="Times New Roman" w:hAnsi="Times New Roman" w:cs="Times New Roman"/>
            <w:color w:val="000000" w:themeColor="text1"/>
            <w:sz w:val="24"/>
            <w:szCs w:val="24"/>
          </w:rPr>
          <w:t xml:space="preserve">THE EMPIRICAL ANALYSIS IS POOR AND THE RESULTS HAVE NOT BEEN EXPALINED OR SET OUT PROPERLY USING A SENSIBLE ECONOMETRIC STRATEGY. </w:t>
        </w:r>
      </w:ins>
    </w:p>
    <w:p w14:paraId="6B2423D1" w14:textId="6D0D917B" w:rsidR="003B78D1" w:rsidRDefault="003B78D1" w:rsidP="000B41F6">
      <w:pPr>
        <w:spacing w:line="480" w:lineRule="auto"/>
        <w:contextualSpacing/>
        <w:rPr>
          <w:ins w:id="322" w:author="Abhijit Sharma" w:date="2022-05-29T18:39:00Z"/>
          <w:rFonts w:ascii="Times New Roman" w:hAnsi="Times New Roman" w:cs="Times New Roman"/>
          <w:color w:val="000000" w:themeColor="text1"/>
          <w:sz w:val="24"/>
          <w:szCs w:val="24"/>
        </w:rPr>
      </w:pPr>
      <w:ins w:id="323" w:author="Abhijit Sharma" w:date="2022-05-29T18:38:00Z">
        <w:r>
          <w:rPr>
            <w:rFonts w:ascii="Times New Roman" w:hAnsi="Times New Roman" w:cs="Times New Roman"/>
            <w:color w:val="000000" w:themeColor="text1"/>
            <w:sz w:val="24"/>
            <w:szCs w:val="24"/>
          </w:rPr>
          <w:lastRenderedPageBreak/>
          <w:t xml:space="preserve">YOU HAVE NOT </w:t>
        </w:r>
      </w:ins>
      <w:ins w:id="324" w:author="Abhijit Sharma" w:date="2022-05-29T18:39:00Z">
        <w:r>
          <w:rPr>
            <w:rFonts w:ascii="Times New Roman" w:hAnsi="Times New Roman" w:cs="Times New Roman"/>
            <w:color w:val="000000" w:themeColor="text1"/>
            <w:sz w:val="24"/>
            <w:szCs w:val="24"/>
          </w:rPr>
          <w:t>PRESENTED A CLEAR ECONOMICS BASED THEORETICAL FRAMEWORK AT ALL AND RQS/ RESEARCH GAPS HAVE NOT BEEN CLEARLY IDENTIFIED.</w:t>
        </w:r>
      </w:ins>
    </w:p>
    <w:p w14:paraId="3C931272" w14:textId="1B23BD6B" w:rsidR="003B78D1" w:rsidRPr="000B41F6" w:rsidRDefault="003B78D1" w:rsidP="000B41F6">
      <w:pPr>
        <w:spacing w:line="480" w:lineRule="auto"/>
        <w:contextualSpacing/>
        <w:rPr>
          <w:rFonts w:ascii="Times New Roman" w:hAnsi="Times New Roman" w:cs="Times New Roman"/>
          <w:color w:val="000000" w:themeColor="text1"/>
          <w:sz w:val="24"/>
          <w:szCs w:val="24"/>
        </w:rPr>
      </w:pPr>
      <w:ins w:id="325" w:author="Abhijit Sharma" w:date="2022-05-29T18:39:00Z">
        <w:r w:rsidRPr="000B2A7A">
          <w:rPr>
            <w:rFonts w:ascii="Times New Roman" w:hAnsi="Times New Roman" w:cs="Times New Roman"/>
            <w:color w:val="000000" w:themeColor="text1"/>
            <w:sz w:val="24"/>
            <w:szCs w:val="24"/>
            <w:highlight w:val="yellow"/>
            <w:rPrChange w:id="326" w:author="Abhijit Sharma" w:date="2022-05-29T18:40:00Z">
              <w:rPr>
                <w:rFonts w:ascii="Times New Roman" w:hAnsi="Times New Roman" w:cs="Times New Roman"/>
                <w:color w:val="000000" w:themeColor="text1"/>
                <w:sz w:val="24"/>
                <w:szCs w:val="24"/>
              </w:rPr>
            </w:rPrChange>
          </w:rPr>
          <w:t>THIS PAPER WOULD BE A FAIL AT MSC LEVEL AND IT IS VERY FAR FROM DOCTORAL LEVEL WO</w:t>
        </w:r>
      </w:ins>
      <w:ins w:id="327" w:author="Abhijit Sharma" w:date="2022-05-29T18:40:00Z">
        <w:r w:rsidRPr="000B2A7A">
          <w:rPr>
            <w:rFonts w:ascii="Times New Roman" w:hAnsi="Times New Roman" w:cs="Times New Roman"/>
            <w:color w:val="000000" w:themeColor="text1"/>
            <w:sz w:val="24"/>
            <w:szCs w:val="24"/>
            <w:highlight w:val="yellow"/>
            <w:rPrChange w:id="328" w:author="Abhijit Sharma" w:date="2022-05-29T18:40:00Z">
              <w:rPr>
                <w:rFonts w:ascii="Times New Roman" w:hAnsi="Times New Roman" w:cs="Times New Roman"/>
                <w:color w:val="000000" w:themeColor="text1"/>
                <w:sz w:val="24"/>
                <w:szCs w:val="24"/>
              </w:rPr>
            </w:rPrChange>
          </w:rPr>
          <w:t>RK, AND NEEDS EXTENSIVE REWRITING AND MUCH MORE CAREFUL ANALYSIS.</w:t>
        </w:r>
        <w:r>
          <w:rPr>
            <w:rFonts w:ascii="Times New Roman" w:hAnsi="Times New Roman" w:cs="Times New Roman"/>
            <w:color w:val="000000" w:themeColor="text1"/>
            <w:sz w:val="24"/>
            <w:szCs w:val="24"/>
          </w:rPr>
          <w:t xml:space="preserve"> </w:t>
        </w:r>
      </w:ins>
    </w:p>
    <w:p w14:paraId="69BBCA15" w14:textId="77777777" w:rsidR="00701928" w:rsidRPr="000B41F6" w:rsidRDefault="00701928" w:rsidP="000B41F6">
      <w:pPr>
        <w:shd w:val="clear" w:color="auto" w:fill="FFFFFF"/>
        <w:spacing w:line="480" w:lineRule="auto"/>
        <w:contextualSpacing/>
        <w:jc w:val="center"/>
        <w:rPr>
          <w:rFonts w:ascii="Times New Roman" w:hAnsi="Times New Roman" w:cs="Times New Roman"/>
          <w:color w:val="000000" w:themeColor="text1"/>
          <w:sz w:val="24"/>
          <w:szCs w:val="24"/>
        </w:rPr>
      </w:pPr>
    </w:p>
    <w:p w14:paraId="2EFD0306" w14:textId="77777777" w:rsidR="00701928" w:rsidRPr="000B41F6" w:rsidRDefault="00701928" w:rsidP="000B41F6">
      <w:pPr>
        <w:shd w:val="clear" w:color="auto" w:fill="FFFFFF"/>
        <w:spacing w:line="480" w:lineRule="auto"/>
        <w:contextualSpacing/>
        <w:jc w:val="center"/>
        <w:rPr>
          <w:rFonts w:ascii="Times New Roman" w:hAnsi="Times New Roman" w:cs="Times New Roman"/>
          <w:color w:val="000000" w:themeColor="text1"/>
          <w:sz w:val="24"/>
          <w:szCs w:val="24"/>
        </w:rPr>
      </w:pPr>
    </w:p>
    <w:p w14:paraId="285B6019" w14:textId="77777777" w:rsidR="00861D10" w:rsidRPr="000B41F6" w:rsidRDefault="00861D10" w:rsidP="00DD701D">
      <w:pPr>
        <w:shd w:val="clear" w:color="auto" w:fill="FFFFFF"/>
        <w:spacing w:line="480" w:lineRule="auto"/>
        <w:contextualSpacing/>
        <w:rPr>
          <w:rFonts w:ascii="Times New Roman" w:hAnsi="Times New Roman" w:cs="Times New Roman"/>
          <w:color w:val="000000" w:themeColor="text1"/>
          <w:sz w:val="24"/>
          <w:szCs w:val="24"/>
        </w:rPr>
      </w:pPr>
    </w:p>
    <w:p w14:paraId="246BE934" w14:textId="0B3FC453" w:rsidR="007713EC" w:rsidRPr="001B24F1" w:rsidRDefault="007713EC" w:rsidP="001B24F1">
      <w:pPr>
        <w:pStyle w:val="Heading1"/>
        <w:jc w:val="center"/>
      </w:pPr>
      <w:bookmarkStart w:id="329" w:name="_Toc101072334"/>
      <w:r w:rsidRPr="001B24F1">
        <w:t>References</w:t>
      </w:r>
      <w:bookmarkEnd w:id="329"/>
    </w:p>
    <w:p w14:paraId="05E4EA67" w14:textId="77777777" w:rsidR="001B24F1" w:rsidRDefault="001B24F1"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
    <w:p w14:paraId="5ADE22C4" w14:textId="2EC63B7D"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Alavalapati</w:t>
      </w:r>
      <w:proofErr w:type="spellEnd"/>
      <w:r w:rsidRPr="000B41F6">
        <w:rPr>
          <w:rFonts w:ascii="Times New Roman" w:hAnsi="Times New Roman" w:cs="Times New Roman"/>
          <w:color w:val="000000" w:themeColor="text1"/>
          <w:sz w:val="24"/>
          <w:szCs w:val="24"/>
        </w:rPr>
        <w:t xml:space="preserve">, J. R. R., </w:t>
      </w:r>
      <w:proofErr w:type="spellStart"/>
      <w:r w:rsidRPr="000B41F6">
        <w:rPr>
          <w:rFonts w:ascii="Times New Roman" w:hAnsi="Times New Roman" w:cs="Times New Roman"/>
          <w:color w:val="000000" w:themeColor="text1"/>
          <w:sz w:val="24"/>
          <w:szCs w:val="24"/>
        </w:rPr>
        <w:t>Adamowicz</w:t>
      </w:r>
      <w:proofErr w:type="spellEnd"/>
      <w:r w:rsidRPr="000B41F6">
        <w:rPr>
          <w:rFonts w:ascii="Times New Roman" w:hAnsi="Times New Roman" w:cs="Times New Roman"/>
          <w:color w:val="000000" w:themeColor="text1"/>
          <w:sz w:val="24"/>
          <w:szCs w:val="24"/>
        </w:rPr>
        <w:t xml:space="preserve">, W. L., &amp; </w:t>
      </w:r>
      <w:proofErr w:type="spellStart"/>
      <w:r w:rsidRPr="000B41F6">
        <w:rPr>
          <w:rFonts w:ascii="Times New Roman" w:hAnsi="Times New Roman" w:cs="Times New Roman"/>
          <w:color w:val="000000" w:themeColor="text1"/>
          <w:sz w:val="24"/>
          <w:szCs w:val="24"/>
        </w:rPr>
        <w:t>Luckert</w:t>
      </w:r>
      <w:proofErr w:type="spellEnd"/>
      <w:r w:rsidRPr="000B41F6">
        <w:rPr>
          <w:rFonts w:ascii="Times New Roman" w:hAnsi="Times New Roman" w:cs="Times New Roman"/>
          <w:color w:val="000000" w:themeColor="text1"/>
          <w:sz w:val="24"/>
          <w:szCs w:val="24"/>
        </w:rPr>
        <w:t>, M. K. (1997). A Cointegration Analysis of Canadian Wood Pulp Prices. </w:t>
      </w:r>
      <w:r w:rsidRPr="000B41F6">
        <w:rPr>
          <w:rFonts w:ascii="Times New Roman" w:hAnsi="Times New Roman" w:cs="Times New Roman"/>
          <w:i/>
          <w:iCs/>
          <w:color w:val="000000" w:themeColor="text1"/>
          <w:sz w:val="24"/>
          <w:szCs w:val="24"/>
        </w:rPr>
        <w:t>American Journal of Agricultural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79</w:t>
      </w:r>
      <w:r w:rsidRPr="000B41F6">
        <w:rPr>
          <w:rFonts w:ascii="Times New Roman" w:hAnsi="Times New Roman" w:cs="Times New Roman"/>
          <w:color w:val="000000" w:themeColor="text1"/>
          <w:sz w:val="24"/>
          <w:szCs w:val="24"/>
        </w:rPr>
        <w:t>(3), 975–986. https://doi.org/10.2307/1244437</w:t>
      </w:r>
    </w:p>
    <w:p w14:paraId="16E89FDC"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Bailey, T., </w:t>
      </w:r>
      <w:proofErr w:type="spellStart"/>
      <w:r w:rsidRPr="000B41F6">
        <w:rPr>
          <w:rFonts w:ascii="Times New Roman" w:hAnsi="Times New Roman" w:cs="Times New Roman"/>
          <w:color w:val="000000" w:themeColor="text1"/>
          <w:sz w:val="24"/>
          <w:szCs w:val="24"/>
        </w:rPr>
        <w:t>Barriball</w:t>
      </w:r>
      <w:proofErr w:type="spellEnd"/>
      <w:r w:rsidRPr="000B41F6">
        <w:rPr>
          <w:rFonts w:ascii="Times New Roman" w:hAnsi="Times New Roman" w:cs="Times New Roman"/>
          <w:color w:val="000000" w:themeColor="text1"/>
          <w:sz w:val="24"/>
          <w:szCs w:val="24"/>
        </w:rPr>
        <w:t xml:space="preserve">, E., </w:t>
      </w:r>
      <w:proofErr w:type="spellStart"/>
      <w:r w:rsidRPr="000B41F6">
        <w:rPr>
          <w:rFonts w:ascii="Times New Roman" w:hAnsi="Times New Roman" w:cs="Times New Roman"/>
          <w:color w:val="000000" w:themeColor="text1"/>
          <w:sz w:val="24"/>
          <w:szCs w:val="24"/>
        </w:rPr>
        <w:t>Sankur</w:t>
      </w:r>
      <w:proofErr w:type="spellEnd"/>
      <w:r w:rsidRPr="000B41F6">
        <w:rPr>
          <w:rFonts w:ascii="Times New Roman" w:hAnsi="Times New Roman" w:cs="Times New Roman"/>
          <w:color w:val="000000" w:themeColor="text1"/>
          <w:sz w:val="24"/>
          <w:szCs w:val="24"/>
        </w:rPr>
        <w:t>, A., &amp; Dey, A. D. (2019). </w:t>
      </w:r>
      <w:r w:rsidRPr="000B41F6">
        <w:rPr>
          <w:rFonts w:ascii="Times New Roman" w:hAnsi="Times New Roman" w:cs="Times New Roman"/>
          <w:i/>
          <w:iCs/>
          <w:color w:val="000000" w:themeColor="text1"/>
          <w:sz w:val="24"/>
          <w:szCs w:val="24"/>
        </w:rPr>
        <w:t>A practical approach to supply-chain risk management. McKinsey &amp; Company–Our Insights.</w:t>
      </w:r>
    </w:p>
    <w:p w14:paraId="7549688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Beaulieu, E. (2018). </w:t>
      </w:r>
      <w:r w:rsidRPr="000B41F6">
        <w:rPr>
          <w:rFonts w:ascii="Times New Roman" w:hAnsi="Times New Roman" w:cs="Times New Roman"/>
          <w:i/>
          <w:iCs/>
          <w:color w:val="000000" w:themeColor="text1"/>
          <w:sz w:val="24"/>
          <w:szCs w:val="24"/>
        </w:rPr>
        <w:t>North American Free Trade Under Attack: Newsprint is Just the Tip of the Iceberg</w:t>
      </w:r>
      <w:r w:rsidRPr="000B41F6">
        <w:rPr>
          <w:rFonts w:ascii="Times New Roman" w:hAnsi="Times New Roman" w:cs="Times New Roman"/>
          <w:color w:val="000000" w:themeColor="text1"/>
          <w:sz w:val="24"/>
          <w:szCs w:val="24"/>
        </w:rPr>
        <w:t>. The School of Public Policy Publications.</w:t>
      </w:r>
    </w:p>
    <w:p w14:paraId="1C3CDAD1"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Bilotkach</w:t>
      </w:r>
      <w:proofErr w:type="spellEnd"/>
      <w:r w:rsidRPr="000B41F6">
        <w:rPr>
          <w:rFonts w:ascii="Times New Roman" w:hAnsi="Times New Roman" w:cs="Times New Roman"/>
          <w:color w:val="000000" w:themeColor="text1"/>
          <w:sz w:val="24"/>
          <w:szCs w:val="24"/>
        </w:rPr>
        <w:t xml:space="preserve">, V., </w:t>
      </w:r>
      <w:proofErr w:type="spellStart"/>
      <w:r w:rsidRPr="000B41F6">
        <w:rPr>
          <w:rFonts w:ascii="Times New Roman" w:hAnsi="Times New Roman" w:cs="Times New Roman"/>
          <w:color w:val="000000" w:themeColor="text1"/>
          <w:sz w:val="24"/>
          <w:szCs w:val="24"/>
        </w:rPr>
        <w:t>Gorodnichenko</w:t>
      </w:r>
      <w:proofErr w:type="spellEnd"/>
      <w:r w:rsidRPr="000B41F6">
        <w:rPr>
          <w:rFonts w:ascii="Times New Roman" w:hAnsi="Times New Roman" w:cs="Times New Roman"/>
          <w:color w:val="000000" w:themeColor="text1"/>
          <w:sz w:val="24"/>
          <w:szCs w:val="24"/>
        </w:rPr>
        <w:t>, Y., &amp; Talavera, O. (2012). Sensitivity of prices to demand shocks: A natural experiment in the San Francisco Bay Area. </w:t>
      </w:r>
      <w:r w:rsidRPr="000B41F6">
        <w:rPr>
          <w:rFonts w:ascii="Times New Roman" w:hAnsi="Times New Roman" w:cs="Times New Roman"/>
          <w:i/>
          <w:iCs/>
          <w:color w:val="000000" w:themeColor="text1"/>
          <w:sz w:val="24"/>
          <w:szCs w:val="24"/>
        </w:rPr>
        <w:t>Transportation Research Part A: Policy and Practice</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46</w:t>
      </w:r>
      <w:r w:rsidRPr="000B41F6">
        <w:rPr>
          <w:rFonts w:ascii="Times New Roman" w:hAnsi="Times New Roman" w:cs="Times New Roman"/>
          <w:color w:val="000000" w:themeColor="text1"/>
          <w:sz w:val="24"/>
          <w:szCs w:val="24"/>
        </w:rPr>
        <w:t>(7), 1137–1151. https://doi.org/10.1016/j.tra.2012.02.018</w:t>
      </w:r>
    </w:p>
    <w:p w14:paraId="65A3457C" w14:textId="447CAD99"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BPP. (2008). </w:t>
      </w:r>
      <w:r w:rsidRPr="000B41F6">
        <w:rPr>
          <w:rFonts w:ascii="Times New Roman" w:hAnsi="Times New Roman" w:cs="Times New Roman"/>
          <w:i/>
          <w:iCs/>
          <w:color w:val="000000" w:themeColor="text1"/>
          <w:sz w:val="24"/>
          <w:szCs w:val="24"/>
        </w:rPr>
        <w:t>The Billion Prices Project</w:t>
      </w:r>
      <w:r w:rsidRPr="000B41F6">
        <w:rPr>
          <w:rFonts w:ascii="Times New Roman" w:hAnsi="Times New Roman" w:cs="Times New Roman"/>
          <w:color w:val="000000" w:themeColor="text1"/>
          <w:sz w:val="24"/>
          <w:szCs w:val="24"/>
        </w:rPr>
        <w:t>. The Billion Prices Project: An Academic Initiative To Improve Macroeconomic Measurement. http://www.thebillionpricesproject.com</w:t>
      </w:r>
    </w:p>
    <w:p w14:paraId="43ADA3C7"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lastRenderedPageBreak/>
        <w:t>Bryngemark</w:t>
      </w:r>
      <w:proofErr w:type="spellEnd"/>
      <w:r w:rsidRPr="000B41F6">
        <w:rPr>
          <w:rFonts w:ascii="Times New Roman" w:hAnsi="Times New Roman" w:cs="Times New Roman"/>
          <w:color w:val="000000" w:themeColor="text1"/>
          <w:sz w:val="24"/>
          <w:szCs w:val="24"/>
        </w:rPr>
        <w:t>, E. (2019). Second generation biofuels and the competition for forest raw materials: A partial equilibrium analysis of Sweden.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109</w:t>
      </w:r>
      <w:r w:rsidRPr="000B41F6">
        <w:rPr>
          <w:rFonts w:ascii="Times New Roman" w:hAnsi="Times New Roman" w:cs="Times New Roman"/>
          <w:color w:val="000000" w:themeColor="text1"/>
          <w:sz w:val="24"/>
          <w:szCs w:val="24"/>
        </w:rPr>
        <w:t>, 102022. https://doi.org/10.1016/j.forpol.2019.102022</w:t>
      </w:r>
    </w:p>
    <w:p w14:paraId="7770DB30"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Buongiorno, J., &amp; </w:t>
      </w:r>
      <w:proofErr w:type="spellStart"/>
      <w:r w:rsidRPr="000B41F6">
        <w:rPr>
          <w:rFonts w:ascii="Times New Roman" w:hAnsi="Times New Roman" w:cs="Times New Roman"/>
          <w:color w:val="000000" w:themeColor="text1"/>
          <w:sz w:val="24"/>
          <w:szCs w:val="24"/>
        </w:rPr>
        <w:t>Uusivuori</w:t>
      </w:r>
      <w:proofErr w:type="spellEnd"/>
      <w:r w:rsidRPr="000B41F6">
        <w:rPr>
          <w:rFonts w:ascii="Times New Roman" w:hAnsi="Times New Roman" w:cs="Times New Roman"/>
          <w:color w:val="000000" w:themeColor="text1"/>
          <w:sz w:val="24"/>
          <w:szCs w:val="24"/>
        </w:rPr>
        <w:t>, J. (1992). The Law of One Price in the Trade of Forest Products: Co-Integration Tests for U.S. Exports of Pulp and Paper. </w:t>
      </w:r>
      <w:r w:rsidRPr="000B41F6">
        <w:rPr>
          <w:rFonts w:ascii="Times New Roman" w:hAnsi="Times New Roman" w:cs="Times New Roman"/>
          <w:i/>
          <w:iCs/>
          <w:color w:val="000000" w:themeColor="text1"/>
          <w:sz w:val="24"/>
          <w:szCs w:val="24"/>
        </w:rPr>
        <w:t>Forest Science</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38</w:t>
      </w:r>
      <w:r w:rsidRPr="000B41F6">
        <w:rPr>
          <w:rFonts w:ascii="Times New Roman" w:hAnsi="Times New Roman" w:cs="Times New Roman"/>
          <w:color w:val="000000" w:themeColor="text1"/>
          <w:sz w:val="24"/>
          <w:szCs w:val="24"/>
        </w:rPr>
        <w:t>(3), 539–553. https://doi.org/doi.org/10.1093/forestscience/38.3.539</w:t>
      </w:r>
    </w:p>
    <w:p w14:paraId="3F95AEBB"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Chan, S. P. (2020, April 14). “World faces worst decline since 1930s depression.” </w:t>
      </w:r>
      <w:r w:rsidRPr="000B41F6">
        <w:rPr>
          <w:rFonts w:ascii="Times New Roman" w:hAnsi="Times New Roman" w:cs="Times New Roman"/>
          <w:i/>
          <w:iCs/>
          <w:color w:val="000000" w:themeColor="text1"/>
          <w:sz w:val="24"/>
          <w:szCs w:val="24"/>
        </w:rPr>
        <w:t>BBC News</w:t>
      </w:r>
      <w:r w:rsidRPr="000B41F6">
        <w:rPr>
          <w:rFonts w:ascii="Times New Roman" w:hAnsi="Times New Roman" w:cs="Times New Roman"/>
          <w:color w:val="000000" w:themeColor="text1"/>
          <w:sz w:val="24"/>
          <w:szCs w:val="24"/>
        </w:rPr>
        <w:t>.</w:t>
      </w:r>
    </w:p>
    <w:p w14:paraId="6C5D2428"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Chatfield, C. (1989). </w:t>
      </w:r>
      <w:r w:rsidRPr="000B41F6">
        <w:rPr>
          <w:rFonts w:ascii="Times New Roman" w:hAnsi="Times New Roman" w:cs="Times New Roman"/>
          <w:i/>
          <w:iCs/>
          <w:color w:val="000000" w:themeColor="text1"/>
          <w:sz w:val="24"/>
          <w:szCs w:val="24"/>
        </w:rPr>
        <w:t>The analysis of time series</w:t>
      </w:r>
      <w:r w:rsidRPr="000B41F6">
        <w:rPr>
          <w:rFonts w:ascii="Times New Roman" w:hAnsi="Times New Roman" w:cs="Times New Roman"/>
          <w:color w:val="000000" w:themeColor="text1"/>
          <w:sz w:val="24"/>
          <w:szCs w:val="24"/>
        </w:rPr>
        <w:t>. Chapman And Hall.</w:t>
      </w:r>
    </w:p>
    <w:p w14:paraId="4C4105C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Choi, M., Dai, A. Y., &amp; Kim, K. (2018). Consumer Search and Price Competition. </w:t>
      </w:r>
      <w:r w:rsidRPr="000B41F6">
        <w:rPr>
          <w:rFonts w:ascii="Times New Roman" w:hAnsi="Times New Roman" w:cs="Times New Roman"/>
          <w:i/>
          <w:iCs/>
          <w:color w:val="000000" w:themeColor="text1"/>
          <w:sz w:val="24"/>
          <w:szCs w:val="24"/>
        </w:rPr>
        <w:t>Econometrica</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86</w:t>
      </w:r>
      <w:r w:rsidRPr="000B41F6">
        <w:rPr>
          <w:rFonts w:ascii="Times New Roman" w:hAnsi="Times New Roman" w:cs="Times New Roman"/>
          <w:color w:val="000000" w:themeColor="text1"/>
          <w:sz w:val="24"/>
          <w:szCs w:val="24"/>
        </w:rPr>
        <w:t>(4), 1257–1281. https://doi.org/10.3982/ecta14837</w:t>
      </w:r>
    </w:p>
    <w:p w14:paraId="75873E7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Chudy</w:t>
      </w:r>
      <w:proofErr w:type="spellEnd"/>
      <w:r w:rsidRPr="000B41F6">
        <w:rPr>
          <w:rFonts w:ascii="Times New Roman" w:hAnsi="Times New Roman" w:cs="Times New Roman"/>
          <w:color w:val="000000" w:themeColor="text1"/>
          <w:sz w:val="24"/>
          <w:szCs w:val="24"/>
        </w:rPr>
        <w:t>, R. P., &amp; Hagler, R. W. (2020). Dynamics of global roundwood prices – Cointegration analysis.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115</w:t>
      </w:r>
      <w:r w:rsidRPr="000B41F6">
        <w:rPr>
          <w:rFonts w:ascii="Times New Roman" w:hAnsi="Times New Roman" w:cs="Times New Roman"/>
          <w:color w:val="000000" w:themeColor="text1"/>
          <w:sz w:val="24"/>
          <w:szCs w:val="24"/>
        </w:rPr>
        <w:t>, 102–155. https://doi.org/10.1016/j.forpol.2020.102155</w:t>
      </w:r>
    </w:p>
    <w:p w14:paraId="60753F2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Conrad, J. L., &amp; Bolding, M. C. (2011). Virginia’s Woody Biomass Market: Opportunities and Implications. </w:t>
      </w:r>
      <w:r w:rsidRPr="000B41F6">
        <w:rPr>
          <w:rFonts w:ascii="Times New Roman" w:hAnsi="Times New Roman" w:cs="Times New Roman"/>
          <w:i/>
          <w:iCs/>
          <w:color w:val="000000" w:themeColor="text1"/>
          <w:sz w:val="24"/>
          <w:szCs w:val="24"/>
        </w:rPr>
        <w:t>Southern Journal of Applied Forestry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35</w:t>
      </w:r>
      <w:r w:rsidRPr="000B41F6">
        <w:rPr>
          <w:rFonts w:ascii="Times New Roman" w:hAnsi="Times New Roman" w:cs="Times New Roman"/>
          <w:color w:val="000000" w:themeColor="text1"/>
          <w:sz w:val="24"/>
          <w:szCs w:val="24"/>
        </w:rPr>
        <w:t>(2), 67–72. https://doi.org/10.1093/sjaf/35.2.67</w:t>
      </w:r>
    </w:p>
    <w:p w14:paraId="0D041A21"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Cord, D. J. (2021). </w:t>
      </w:r>
      <w:r w:rsidRPr="000B41F6">
        <w:rPr>
          <w:rFonts w:ascii="Times New Roman" w:hAnsi="Times New Roman" w:cs="Times New Roman"/>
          <w:i/>
          <w:iCs/>
          <w:color w:val="000000" w:themeColor="text1"/>
          <w:sz w:val="24"/>
          <w:szCs w:val="24"/>
        </w:rPr>
        <w:t>Pulp makes much more than just paper</w:t>
      </w:r>
      <w:r w:rsidRPr="000B41F6">
        <w:rPr>
          <w:rFonts w:ascii="Times New Roman" w:hAnsi="Times New Roman" w:cs="Times New Roman"/>
          <w:color w:val="000000" w:themeColor="text1"/>
          <w:sz w:val="24"/>
          <w:szCs w:val="24"/>
        </w:rPr>
        <w:t>. Pulp Makes Much More than Just Paper | UPM Pulp. https://www.upmpulp.com/media/blogs-and-stories/stories/pulp-makes-much-more-than-just-paper/</w:t>
      </w:r>
    </w:p>
    <w:p w14:paraId="716B137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Crabtree, B. (2015). </w:t>
      </w:r>
      <w:r w:rsidRPr="000B41F6">
        <w:rPr>
          <w:rFonts w:ascii="Times New Roman" w:hAnsi="Times New Roman" w:cs="Times New Roman"/>
          <w:i/>
          <w:iCs/>
          <w:color w:val="000000" w:themeColor="text1"/>
          <w:sz w:val="24"/>
          <w:szCs w:val="24"/>
        </w:rPr>
        <w:t>The economic contribution of the forestry sector in Scotland</w:t>
      </w:r>
      <w:r w:rsidRPr="000B41F6">
        <w:rPr>
          <w:rFonts w:ascii="Times New Roman" w:hAnsi="Times New Roman" w:cs="Times New Roman"/>
          <w:color w:val="000000" w:themeColor="text1"/>
          <w:sz w:val="24"/>
          <w:szCs w:val="24"/>
        </w:rPr>
        <w:t>. CJC Consulting.</w:t>
      </w:r>
    </w:p>
    <w:p w14:paraId="33D7A8C2"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Dahal</w:t>
      </w:r>
      <w:proofErr w:type="spellEnd"/>
      <w:r w:rsidRPr="000B41F6">
        <w:rPr>
          <w:rFonts w:ascii="Times New Roman" w:hAnsi="Times New Roman" w:cs="Times New Roman"/>
          <w:color w:val="000000" w:themeColor="text1"/>
          <w:sz w:val="24"/>
          <w:szCs w:val="24"/>
        </w:rPr>
        <w:t>, R. P., Henderson, J. E., &amp; Munn, I. A. (2015). Forest Products Industry Size and Economic Multipliers in the US South. </w:t>
      </w:r>
      <w:r w:rsidRPr="000B41F6">
        <w:rPr>
          <w:rFonts w:ascii="Times New Roman" w:hAnsi="Times New Roman" w:cs="Times New Roman"/>
          <w:i/>
          <w:iCs/>
          <w:color w:val="000000" w:themeColor="text1"/>
          <w:sz w:val="24"/>
          <w:szCs w:val="24"/>
        </w:rPr>
        <w:t>Forest Products Journal</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65</w:t>
      </w:r>
      <w:r w:rsidRPr="000B41F6">
        <w:rPr>
          <w:rFonts w:ascii="Times New Roman" w:hAnsi="Times New Roman" w:cs="Times New Roman"/>
          <w:color w:val="000000" w:themeColor="text1"/>
          <w:sz w:val="24"/>
          <w:szCs w:val="24"/>
        </w:rPr>
        <w:t>(7-8), 372–380. https://doi.org/10.13073/fpj-d-14-00083</w:t>
      </w:r>
    </w:p>
    <w:p w14:paraId="7371E82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 xml:space="preserve">Di </w:t>
      </w:r>
      <w:proofErr w:type="spellStart"/>
      <w:r w:rsidRPr="000B41F6">
        <w:rPr>
          <w:rFonts w:ascii="Times New Roman" w:hAnsi="Times New Roman" w:cs="Times New Roman"/>
          <w:color w:val="000000" w:themeColor="text1"/>
          <w:sz w:val="24"/>
          <w:szCs w:val="24"/>
        </w:rPr>
        <w:t>Fulvio</w:t>
      </w:r>
      <w:proofErr w:type="spellEnd"/>
      <w:r w:rsidRPr="000B41F6">
        <w:rPr>
          <w:rFonts w:ascii="Times New Roman" w:hAnsi="Times New Roman" w:cs="Times New Roman"/>
          <w:color w:val="000000" w:themeColor="text1"/>
          <w:sz w:val="24"/>
          <w:szCs w:val="24"/>
        </w:rPr>
        <w:t xml:space="preserve">, F., </w:t>
      </w:r>
      <w:proofErr w:type="spellStart"/>
      <w:r w:rsidRPr="000B41F6">
        <w:rPr>
          <w:rFonts w:ascii="Times New Roman" w:hAnsi="Times New Roman" w:cs="Times New Roman"/>
          <w:color w:val="000000" w:themeColor="text1"/>
          <w:sz w:val="24"/>
          <w:szCs w:val="24"/>
        </w:rPr>
        <w:t>Forsell</w:t>
      </w:r>
      <w:proofErr w:type="spellEnd"/>
      <w:r w:rsidRPr="000B41F6">
        <w:rPr>
          <w:rFonts w:ascii="Times New Roman" w:hAnsi="Times New Roman" w:cs="Times New Roman"/>
          <w:color w:val="000000" w:themeColor="text1"/>
          <w:sz w:val="24"/>
          <w:szCs w:val="24"/>
        </w:rPr>
        <w:t xml:space="preserve">, N., </w:t>
      </w:r>
      <w:proofErr w:type="spellStart"/>
      <w:r w:rsidRPr="000B41F6">
        <w:rPr>
          <w:rFonts w:ascii="Times New Roman" w:hAnsi="Times New Roman" w:cs="Times New Roman"/>
          <w:color w:val="000000" w:themeColor="text1"/>
          <w:sz w:val="24"/>
          <w:szCs w:val="24"/>
        </w:rPr>
        <w:t>Lindroos</w:t>
      </w:r>
      <w:proofErr w:type="spellEnd"/>
      <w:r w:rsidRPr="000B41F6">
        <w:rPr>
          <w:rFonts w:ascii="Times New Roman" w:hAnsi="Times New Roman" w:cs="Times New Roman"/>
          <w:color w:val="000000" w:themeColor="text1"/>
          <w:sz w:val="24"/>
          <w:szCs w:val="24"/>
        </w:rPr>
        <w:t xml:space="preserve">, O., </w:t>
      </w:r>
      <w:proofErr w:type="spellStart"/>
      <w:r w:rsidRPr="000B41F6">
        <w:rPr>
          <w:rFonts w:ascii="Times New Roman" w:hAnsi="Times New Roman" w:cs="Times New Roman"/>
          <w:color w:val="000000" w:themeColor="text1"/>
          <w:sz w:val="24"/>
          <w:szCs w:val="24"/>
        </w:rPr>
        <w:t>Korosuo</w:t>
      </w:r>
      <w:proofErr w:type="spellEnd"/>
      <w:r w:rsidRPr="000B41F6">
        <w:rPr>
          <w:rFonts w:ascii="Times New Roman" w:hAnsi="Times New Roman" w:cs="Times New Roman"/>
          <w:color w:val="000000" w:themeColor="text1"/>
          <w:sz w:val="24"/>
          <w:szCs w:val="24"/>
        </w:rPr>
        <w:t xml:space="preserve">, A., &amp; </w:t>
      </w:r>
      <w:proofErr w:type="spellStart"/>
      <w:r w:rsidRPr="000B41F6">
        <w:rPr>
          <w:rFonts w:ascii="Times New Roman" w:hAnsi="Times New Roman" w:cs="Times New Roman"/>
          <w:color w:val="000000" w:themeColor="text1"/>
          <w:sz w:val="24"/>
          <w:szCs w:val="24"/>
        </w:rPr>
        <w:t>Gusti</w:t>
      </w:r>
      <w:proofErr w:type="spellEnd"/>
      <w:r w:rsidRPr="000B41F6">
        <w:rPr>
          <w:rFonts w:ascii="Times New Roman" w:hAnsi="Times New Roman" w:cs="Times New Roman"/>
          <w:color w:val="000000" w:themeColor="text1"/>
          <w:sz w:val="24"/>
          <w:szCs w:val="24"/>
        </w:rPr>
        <w:t>, M. (2016). Spatially explicit assessment of roundwood and logging residues availability and costs for the EU28. </w:t>
      </w:r>
      <w:r w:rsidRPr="000B41F6">
        <w:rPr>
          <w:rFonts w:ascii="Times New Roman" w:hAnsi="Times New Roman" w:cs="Times New Roman"/>
          <w:i/>
          <w:iCs/>
          <w:color w:val="000000" w:themeColor="text1"/>
          <w:sz w:val="24"/>
          <w:szCs w:val="24"/>
        </w:rPr>
        <w:t>Scandinavian Journal of Forest Research</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31</w:t>
      </w:r>
      <w:r w:rsidRPr="000B41F6">
        <w:rPr>
          <w:rFonts w:ascii="Times New Roman" w:hAnsi="Times New Roman" w:cs="Times New Roman"/>
          <w:color w:val="000000" w:themeColor="text1"/>
          <w:sz w:val="24"/>
          <w:szCs w:val="24"/>
        </w:rPr>
        <w:t>(7), 691–707. https://doi.org/10.1080/02827581.2016.1221128</w:t>
      </w:r>
    </w:p>
    <w:p w14:paraId="73E4EE0C"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Dickey, D. A., &amp; Fuller, W. A. (1979). Distribution of the Estimators for Autoregressive Time Series With a Unit Root. </w:t>
      </w:r>
      <w:r w:rsidRPr="000B41F6">
        <w:rPr>
          <w:rFonts w:ascii="Times New Roman" w:hAnsi="Times New Roman" w:cs="Times New Roman"/>
          <w:i/>
          <w:iCs/>
          <w:color w:val="000000" w:themeColor="text1"/>
          <w:sz w:val="24"/>
          <w:szCs w:val="24"/>
        </w:rPr>
        <w:t>Journal of the American Statistical Association</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74</w:t>
      </w:r>
      <w:r w:rsidRPr="000B41F6">
        <w:rPr>
          <w:rFonts w:ascii="Times New Roman" w:hAnsi="Times New Roman" w:cs="Times New Roman"/>
          <w:color w:val="000000" w:themeColor="text1"/>
          <w:sz w:val="24"/>
          <w:szCs w:val="24"/>
        </w:rPr>
        <w:t>(366), 427. https://doi.org/10.2307/2286348</w:t>
      </w:r>
    </w:p>
    <w:p w14:paraId="308D2B2F"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Duden</w:t>
      </w:r>
      <w:proofErr w:type="spellEnd"/>
      <w:r w:rsidRPr="000B41F6">
        <w:rPr>
          <w:rFonts w:ascii="Times New Roman" w:hAnsi="Times New Roman" w:cs="Times New Roman"/>
          <w:color w:val="000000" w:themeColor="text1"/>
          <w:sz w:val="24"/>
          <w:szCs w:val="24"/>
        </w:rPr>
        <w:t xml:space="preserve">, A. S., Verweij, P. A., </w:t>
      </w:r>
      <w:proofErr w:type="spellStart"/>
      <w:r w:rsidRPr="000B41F6">
        <w:rPr>
          <w:rFonts w:ascii="Times New Roman" w:hAnsi="Times New Roman" w:cs="Times New Roman"/>
          <w:color w:val="000000" w:themeColor="text1"/>
          <w:sz w:val="24"/>
          <w:szCs w:val="24"/>
        </w:rPr>
        <w:t>Junginger</w:t>
      </w:r>
      <w:proofErr w:type="spellEnd"/>
      <w:r w:rsidRPr="000B41F6">
        <w:rPr>
          <w:rFonts w:ascii="Times New Roman" w:hAnsi="Times New Roman" w:cs="Times New Roman"/>
          <w:color w:val="000000" w:themeColor="text1"/>
          <w:sz w:val="24"/>
          <w:szCs w:val="24"/>
        </w:rPr>
        <w:t xml:space="preserve">, H. M., </w:t>
      </w:r>
      <w:proofErr w:type="spellStart"/>
      <w:r w:rsidRPr="000B41F6">
        <w:rPr>
          <w:rFonts w:ascii="Times New Roman" w:hAnsi="Times New Roman" w:cs="Times New Roman"/>
          <w:color w:val="000000" w:themeColor="text1"/>
          <w:sz w:val="24"/>
          <w:szCs w:val="24"/>
        </w:rPr>
        <w:t>Abt</w:t>
      </w:r>
      <w:proofErr w:type="spellEnd"/>
      <w:r w:rsidRPr="000B41F6">
        <w:rPr>
          <w:rFonts w:ascii="Times New Roman" w:hAnsi="Times New Roman" w:cs="Times New Roman"/>
          <w:color w:val="000000" w:themeColor="text1"/>
          <w:sz w:val="24"/>
          <w:szCs w:val="24"/>
        </w:rPr>
        <w:t xml:space="preserve">, R. C., Henderson, J. D., Dale, V. H., Kline, K. L., </w:t>
      </w:r>
      <w:proofErr w:type="spellStart"/>
      <w:r w:rsidRPr="000B41F6">
        <w:rPr>
          <w:rFonts w:ascii="Times New Roman" w:hAnsi="Times New Roman" w:cs="Times New Roman"/>
          <w:color w:val="000000" w:themeColor="text1"/>
          <w:sz w:val="24"/>
          <w:szCs w:val="24"/>
        </w:rPr>
        <w:t>Karssenberg</w:t>
      </w:r>
      <w:proofErr w:type="spellEnd"/>
      <w:r w:rsidRPr="000B41F6">
        <w:rPr>
          <w:rFonts w:ascii="Times New Roman" w:hAnsi="Times New Roman" w:cs="Times New Roman"/>
          <w:color w:val="000000" w:themeColor="text1"/>
          <w:sz w:val="24"/>
          <w:szCs w:val="24"/>
        </w:rPr>
        <w:t xml:space="preserve">, D., </w:t>
      </w:r>
      <w:proofErr w:type="spellStart"/>
      <w:r w:rsidRPr="000B41F6">
        <w:rPr>
          <w:rFonts w:ascii="Times New Roman" w:hAnsi="Times New Roman" w:cs="Times New Roman"/>
          <w:color w:val="000000" w:themeColor="text1"/>
          <w:sz w:val="24"/>
          <w:szCs w:val="24"/>
        </w:rPr>
        <w:t>Verstegen</w:t>
      </w:r>
      <w:proofErr w:type="spellEnd"/>
      <w:r w:rsidRPr="000B41F6">
        <w:rPr>
          <w:rFonts w:ascii="Times New Roman" w:hAnsi="Times New Roman" w:cs="Times New Roman"/>
          <w:color w:val="000000" w:themeColor="text1"/>
          <w:sz w:val="24"/>
          <w:szCs w:val="24"/>
        </w:rPr>
        <w:t xml:space="preserve">, J. A., </w:t>
      </w:r>
      <w:proofErr w:type="spellStart"/>
      <w:r w:rsidRPr="000B41F6">
        <w:rPr>
          <w:rFonts w:ascii="Times New Roman" w:hAnsi="Times New Roman" w:cs="Times New Roman"/>
          <w:color w:val="000000" w:themeColor="text1"/>
          <w:sz w:val="24"/>
          <w:szCs w:val="24"/>
        </w:rPr>
        <w:t>Faaij</w:t>
      </w:r>
      <w:proofErr w:type="spellEnd"/>
      <w:r w:rsidRPr="000B41F6">
        <w:rPr>
          <w:rFonts w:ascii="Times New Roman" w:hAnsi="Times New Roman" w:cs="Times New Roman"/>
          <w:color w:val="000000" w:themeColor="text1"/>
          <w:sz w:val="24"/>
          <w:szCs w:val="24"/>
        </w:rPr>
        <w:t xml:space="preserve">, A. P. C., &amp; van der </w:t>
      </w:r>
      <w:proofErr w:type="spellStart"/>
      <w:r w:rsidRPr="000B41F6">
        <w:rPr>
          <w:rFonts w:ascii="Times New Roman" w:hAnsi="Times New Roman" w:cs="Times New Roman"/>
          <w:color w:val="000000" w:themeColor="text1"/>
          <w:sz w:val="24"/>
          <w:szCs w:val="24"/>
        </w:rPr>
        <w:t>Hilst</w:t>
      </w:r>
      <w:proofErr w:type="spellEnd"/>
      <w:r w:rsidRPr="000B41F6">
        <w:rPr>
          <w:rFonts w:ascii="Times New Roman" w:hAnsi="Times New Roman" w:cs="Times New Roman"/>
          <w:color w:val="000000" w:themeColor="text1"/>
          <w:sz w:val="24"/>
          <w:szCs w:val="24"/>
        </w:rPr>
        <w:t xml:space="preserve">, F. (2017). </w:t>
      </w:r>
      <w:proofErr w:type="spellStart"/>
      <w:r w:rsidRPr="000B41F6">
        <w:rPr>
          <w:rFonts w:ascii="Times New Roman" w:hAnsi="Times New Roman" w:cs="Times New Roman"/>
          <w:color w:val="000000" w:themeColor="text1"/>
          <w:sz w:val="24"/>
          <w:szCs w:val="24"/>
        </w:rPr>
        <w:t>Modeling</w:t>
      </w:r>
      <w:proofErr w:type="spellEnd"/>
      <w:r w:rsidRPr="000B41F6">
        <w:rPr>
          <w:rFonts w:ascii="Times New Roman" w:hAnsi="Times New Roman" w:cs="Times New Roman"/>
          <w:color w:val="000000" w:themeColor="text1"/>
          <w:sz w:val="24"/>
          <w:szCs w:val="24"/>
        </w:rPr>
        <w:t xml:space="preserve"> the impacts of wood pellet demand on forest dynamics in </w:t>
      </w:r>
      <w:proofErr w:type="spellStart"/>
      <w:r w:rsidRPr="000B41F6">
        <w:rPr>
          <w:rFonts w:ascii="Times New Roman" w:hAnsi="Times New Roman" w:cs="Times New Roman"/>
          <w:color w:val="000000" w:themeColor="text1"/>
          <w:sz w:val="24"/>
          <w:szCs w:val="24"/>
        </w:rPr>
        <w:t>southeastern</w:t>
      </w:r>
      <w:proofErr w:type="spellEnd"/>
      <w:r w:rsidRPr="000B41F6">
        <w:rPr>
          <w:rFonts w:ascii="Times New Roman" w:hAnsi="Times New Roman" w:cs="Times New Roman"/>
          <w:color w:val="000000" w:themeColor="text1"/>
          <w:sz w:val="24"/>
          <w:szCs w:val="24"/>
        </w:rPr>
        <w:t xml:space="preserve"> United States. </w:t>
      </w:r>
      <w:r w:rsidRPr="000B41F6">
        <w:rPr>
          <w:rFonts w:ascii="Times New Roman" w:hAnsi="Times New Roman" w:cs="Times New Roman"/>
          <w:i/>
          <w:iCs/>
          <w:color w:val="000000" w:themeColor="text1"/>
          <w:sz w:val="24"/>
          <w:szCs w:val="24"/>
        </w:rPr>
        <w:t>Biofuels, Bioproducts and Biorefining</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w:t>
      </w:r>
      <w:r w:rsidRPr="000B41F6">
        <w:rPr>
          <w:rFonts w:ascii="Times New Roman" w:hAnsi="Times New Roman" w:cs="Times New Roman"/>
          <w:color w:val="000000" w:themeColor="text1"/>
          <w:sz w:val="24"/>
          <w:szCs w:val="24"/>
        </w:rPr>
        <w:t>(6), 1007–1029. https://doi.org/10.1002/bbb.1803</w:t>
      </w:r>
    </w:p>
    <w:p w14:paraId="32BE886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Durocher, D. B., &amp; Higginson, M. (2019). Thermomechanical Pulp Mill Energy Upgrade: New Technology Enhances Energy Efficiency to Reduce Operating Costs. </w:t>
      </w:r>
      <w:r w:rsidRPr="000B41F6">
        <w:rPr>
          <w:rFonts w:ascii="Times New Roman" w:hAnsi="Times New Roman" w:cs="Times New Roman"/>
          <w:i/>
          <w:iCs/>
          <w:color w:val="000000" w:themeColor="text1"/>
          <w:sz w:val="24"/>
          <w:szCs w:val="24"/>
        </w:rPr>
        <w:t>IEEE Industry Applications Magazine</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25</w:t>
      </w:r>
      <w:r w:rsidRPr="000B41F6">
        <w:rPr>
          <w:rFonts w:ascii="Times New Roman" w:hAnsi="Times New Roman" w:cs="Times New Roman"/>
          <w:color w:val="000000" w:themeColor="text1"/>
          <w:sz w:val="24"/>
          <w:szCs w:val="24"/>
        </w:rPr>
        <w:t>(5), 57–67. https://doi.org/10.1109/mias.2018.2875199</w:t>
      </w:r>
    </w:p>
    <w:p w14:paraId="5283F1EB"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Engle, R. F., &amp; Granger, C. (1987). Co-Integration and Error Correction: Representation, Estimation, and Testing. </w:t>
      </w:r>
      <w:r w:rsidRPr="000B41F6">
        <w:rPr>
          <w:rFonts w:ascii="Times New Roman" w:hAnsi="Times New Roman" w:cs="Times New Roman"/>
          <w:i/>
          <w:iCs/>
          <w:color w:val="000000" w:themeColor="text1"/>
          <w:sz w:val="24"/>
          <w:szCs w:val="24"/>
        </w:rPr>
        <w:t>Econometrica</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55</w:t>
      </w:r>
      <w:r w:rsidRPr="000B41F6">
        <w:rPr>
          <w:rFonts w:ascii="Times New Roman" w:hAnsi="Times New Roman" w:cs="Times New Roman"/>
          <w:color w:val="000000" w:themeColor="text1"/>
          <w:sz w:val="24"/>
          <w:szCs w:val="24"/>
        </w:rPr>
        <w:t>(2), 251. https://doi.org/10.2307/1913236</w:t>
      </w:r>
    </w:p>
    <w:p w14:paraId="2AE4B30B"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Eriksson, V., &amp; </w:t>
      </w:r>
      <w:proofErr w:type="spellStart"/>
      <w:r w:rsidRPr="000B41F6">
        <w:rPr>
          <w:rFonts w:ascii="Times New Roman" w:hAnsi="Times New Roman" w:cs="Times New Roman"/>
          <w:color w:val="000000" w:themeColor="text1"/>
          <w:sz w:val="24"/>
          <w:szCs w:val="24"/>
        </w:rPr>
        <w:t>Lundmark</w:t>
      </w:r>
      <w:proofErr w:type="spellEnd"/>
      <w:r w:rsidRPr="000B41F6">
        <w:rPr>
          <w:rFonts w:ascii="Times New Roman" w:hAnsi="Times New Roman" w:cs="Times New Roman"/>
          <w:color w:val="000000" w:themeColor="text1"/>
          <w:sz w:val="24"/>
          <w:szCs w:val="24"/>
        </w:rPr>
        <w:t>, R. (2020). A Cointegration Analysis of the Nordic Roundwood Markets. </w:t>
      </w:r>
      <w:r w:rsidRPr="000B41F6">
        <w:rPr>
          <w:rFonts w:ascii="Times New Roman" w:hAnsi="Times New Roman" w:cs="Times New Roman"/>
          <w:i/>
          <w:iCs/>
          <w:color w:val="000000" w:themeColor="text1"/>
          <w:sz w:val="24"/>
          <w:szCs w:val="24"/>
        </w:rPr>
        <w:t>Forests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w:t>
      </w:r>
      <w:r w:rsidRPr="000B41F6">
        <w:rPr>
          <w:rFonts w:ascii="Times New Roman" w:hAnsi="Times New Roman" w:cs="Times New Roman"/>
          <w:color w:val="000000" w:themeColor="text1"/>
          <w:sz w:val="24"/>
          <w:szCs w:val="24"/>
        </w:rPr>
        <w:t>(9), 1007. https://doi.org/10.3390/f11091007</w:t>
      </w:r>
    </w:p>
    <w:p w14:paraId="22B56B57" w14:textId="2A4ED75D"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FAO. (2018). </w:t>
      </w:r>
      <w:r w:rsidRPr="000B41F6">
        <w:rPr>
          <w:rFonts w:ascii="Times New Roman" w:hAnsi="Times New Roman" w:cs="Times New Roman"/>
          <w:i/>
          <w:iCs/>
          <w:color w:val="000000" w:themeColor="text1"/>
          <w:sz w:val="24"/>
          <w:szCs w:val="24"/>
        </w:rPr>
        <w:t>Global Forest Products Facts And Figures</w:t>
      </w:r>
      <w:r w:rsidRPr="000B41F6">
        <w:rPr>
          <w:rFonts w:ascii="Times New Roman" w:hAnsi="Times New Roman" w:cs="Times New Roman"/>
          <w:color w:val="000000" w:themeColor="text1"/>
          <w:sz w:val="24"/>
          <w:szCs w:val="24"/>
        </w:rPr>
        <w:t>. https://www.fao.org/3/ca7415en/ca7415en.pdf</w:t>
      </w:r>
    </w:p>
    <w:p w14:paraId="24E3A0E1"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Ferrari, M. M., &amp; </w:t>
      </w:r>
      <w:proofErr w:type="spellStart"/>
      <w:r w:rsidRPr="000B41F6">
        <w:rPr>
          <w:rFonts w:ascii="Times New Roman" w:hAnsi="Times New Roman" w:cs="Times New Roman"/>
          <w:color w:val="000000" w:themeColor="text1"/>
          <w:sz w:val="24"/>
          <w:szCs w:val="24"/>
        </w:rPr>
        <w:t>Ters</w:t>
      </w:r>
      <w:proofErr w:type="spellEnd"/>
      <w:r w:rsidRPr="000B41F6">
        <w:rPr>
          <w:rFonts w:ascii="Times New Roman" w:hAnsi="Times New Roman" w:cs="Times New Roman"/>
          <w:color w:val="000000" w:themeColor="text1"/>
          <w:sz w:val="24"/>
          <w:szCs w:val="24"/>
        </w:rPr>
        <w:t>, K. (2017). </w:t>
      </w:r>
      <w:r w:rsidRPr="000B41F6">
        <w:rPr>
          <w:rFonts w:ascii="Times New Roman" w:hAnsi="Times New Roman" w:cs="Times New Roman"/>
          <w:i/>
          <w:iCs/>
          <w:color w:val="000000" w:themeColor="text1"/>
          <w:sz w:val="24"/>
          <w:szCs w:val="24"/>
        </w:rPr>
        <w:t>Statistical implications of the new financial landscape</w:t>
      </w:r>
      <w:r w:rsidRPr="000B41F6">
        <w:rPr>
          <w:rFonts w:ascii="Times New Roman" w:hAnsi="Times New Roman" w:cs="Times New Roman"/>
          <w:color w:val="000000" w:themeColor="text1"/>
          <w:sz w:val="24"/>
          <w:szCs w:val="24"/>
        </w:rPr>
        <w:t>. Irving Fisher Committee.</w:t>
      </w:r>
    </w:p>
    <w:p w14:paraId="4B9F9B0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Food and Agricultural Organisation. (2021, December 16). </w:t>
      </w:r>
      <w:r w:rsidRPr="000B41F6">
        <w:rPr>
          <w:rFonts w:ascii="Times New Roman" w:hAnsi="Times New Roman" w:cs="Times New Roman"/>
          <w:i/>
          <w:iCs/>
          <w:color w:val="000000" w:themeColor="text1"/>
          <w:sz w:val="24"/>
          <w:szCs w:val="24"/>
        </w:rPr>
        <w:t>FAOSTAT</w:t>
      </w:r>
      <w:r w:rsidRPr="000B41F6">
        <w:rPr>
          <w:rFonts w:ascii="Times New Roman" w:hAnsi="Times New Roman" w:cs="Times New Roman"/>
          <w:color w:val="000000" w:themeColor="text1"/>
          <w:sz w:val="24"/>
          <w:szCs w:val="24"/>
        </w:rPr>
        <w:t>. Www.fao.org. https://www.fao.org/faostat/en/#data/FO</w:t>
      </w:r>
    </w:p>
    <w:p w14:paraId="450B135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Fuhrmann, M., </w:t>
      </w:r>
      <w:proofErr w:type="spellStart"/>
      <w:r w:rsidRPr="000B41F6">
        <w:rPr>
          <w:rFonts w:ascii="Times New Roman" w:hAnsi="Times New Roman" w:cs="Times New Roman"/>
          <w:color w:val="000000" w:themeColor="text1"/>
          <w:sz w:val="24"/>
          <w:szCs w:val="24"/>
        </w:rPr>
        <w:t>Dißauer</w:t>
      </w:r>
      <w:proofErr w:type="spellEnd"/>
      <w:r w:rsidRPr="000B41F6">
        <w:rPr>
          <w:rFonts w:ascii="Times New Roman" w:hAnsi="Times New Roman" w:cs="Times New Roman"/>
          <w:color w:val="000000" w:themeColor="text1"/>
          <w:sz w:val="24"/>
          <w:szCs w:val="24"/>
        </w:rPr>
        <w:t>, C., Strasser, C., &amp; Schmid, E. (2021). Analysing price cointegration of sawmill by-products in the forest-based sector in Austria.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131</w:t>
      </w:r>
      <w:r w:rsidRPr="000B41F6">
        <w:rPr>
          <w:rFonts w:ascii="Times New Roman" w:hAnsi="Times New Roman" w:cs="Times New Roman"/>
          <w:color w:val="000000" w:themeColor="text1"/>
          <w:sz w:val="24"/>
          <w:szCs w:val="24"/>
        </w:rPr>
        <w:t>, 102560. https://doi.org/10.1016/j.forpol.2021.102560</w:t>
      </w:r>
    </w:p>
    <w:p w14:paraId="54F2BCF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Gejdoš</w:t>
      </w:r>
      <w:proofErr w:type="spellEnd"/>
      <w:r w:rsidRPr="000B41F6">
        <w:rPr>
          <w:rFonts w:ascii="Times New Roman" w:hAnsi="Times New Roman" w:cs="Times New Roman"/>
          <w:color w:val="000000" w:themeColor="text1"/>
          <w:sz w:val="24"/>
          <w:szCs w:val="24"/>
        </w:rPr>
        <w:t xml:space="preserve">, M., &amp; </w:t>
      </w:r>
      <w:proofErr w:type="spellStart"/>
      <w:r w:rsidRPr="000B41F6">
        <w:rPr>
          <w:rFonts w:ascii="Times New Roman" w:hAnsi="Times New Roman" w:cs="Times New Roman"/>
          <w:color w:val="000000" w:themeColor="text1"/>
          <w:sz w:val="24"/>
          <w:szCs w:val="24"/>
        </w:rPr>
        <w:t>Suchomel</w:t>
      </w:r>
      <w:proofErr w:type="spellEnd"/>
      <w:r w:rsidRPr="000B41F6">
        <w:rPr>
          <w:rFonts w:ascii="Times New Roman" w:hAnsi="Times New Roman" w:cs="Times New Roman"/>
          <w:color w:val="000000" w:themeColor="text1"/>
          <w:sz w:val="24"/>
          <w:szCs w:val="24"/>
        </w:rPr>
        <w:t>, J. (2016). Potential, Prices and Resources of Raw Wood Assortments for the Pulp and Paper Industry in Central Europe. </w:t>
      </w:r>
      <w:r w:rsidRPr="000B41F6">
        <w:rPr>
          <w:rFonts w:ascii="Times New Roman" w:hAnsi="Times New Roman" w:cs="Times New Roman"/>
          <w:i/>
          <w:iCs/>
          <w:color w:val="000000" w:themeColor="text1"/>
          <w:sz w:val="24"/>
          <w:szCs w:val="24"/>
        </w:rPr>
        <w:t>Key Engineering Materials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688</w:t>
      </w:r>
      <w:r w:rsidRPr="000B41F6">
        <w:rPr>
          <w:rFonts w:ascii="Times New Roman" w:hAnsi="Times New Roman" w:cs="Times New Roman"/>
          <w:color w:val="000000" w:themeColor="text1"/>
          <w:sz w:val="24"/>
          <w:szCs w:val="24"/>
        </w:rPr>
        <w:t>, 210–217. https://doi.org/10.4028/www.scientific.net/kem.688.210</w:t>
      </w:r>
    </w:p>
    <w:p w14:paraId="7F490674"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Giurca</w:t>
      </w:r>
      <w:proofErr w:type="spellEnd"/>
      <w:r w:rsidRPr="000B41F6">
        <w:rPr>
          <w:rFonts w:ascii="Times New Roman" w:hAnsi="Times New Roman" w:cs="Times New Roman"/>
          <w:color w:val="000000" w:themeColor="text1"/>
          <w:sz w:val="24"/>
          <w:szCs w:val="24"/>
        </w:rPr>
        <w:t>, A. (2020). Unpacking the network discourse: Actors and storylines in Germany’s wood-based bioeconomy.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110</w:t>
      </w:r>
      <w:r w:rsidRPr="000B41F6">
        <w:rPr>
          <w:rFonts w:ascii="Times New Roman" w:hAnsi="Times New Roman" w:cs="Times New Roman"/>
          <w:color w:val="000000" w:themeColor="text1"/>
          <w:sz w:val="24"/>
          <w:szCs w:val="24"/>
        </w:rPr>
        <w:t>, 101754. https://doi.org/10.1016/j.forpol.2018.05.009</w:t>
      </w:r>
    </w:p>
    <w:p w14:paraId="2F899A7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Granger, C. W. J. (2004). Time Series Analysis, Cointegration, and Applications. </w:t>
      </w:r>
      <w:r w:rsidRPr="000B41F6">
        <w:rPr>
          <w:rFonts w:ascii="Times New Roman" w:hAnsi="Times New Roman" w:cs="Times New Roman"/>
          <w:i/>
          <w:iCs/>
          <w:color w:val="000000" w:themeColor="text1"/>
          <w:sz w:val="24"/>
          <w:szCs w:val="24"/>
        </w:rPr>
        <w:t>American Economic Review</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94</w:t>
      </w:r>
      <w:r w:rsidRPr="000B41F6">
        <w:rPr>
          <w:rFonts w:ascii="Times New Roman" w:hAnsi="Times New Roman" w:cs="Times New Roman"/>
          <w:color w:val="000000" w:themeColor="text1"/>
          <w:sz w:val="24"/>
          <w:szCs w:val="24"/>
        </w:rPr>
        <w:t>(3), 421–425. https://doi.org/10.1257/0002828041464669</w:t>
      </w:r>
    </w:p>
    <w:p w14:paraId="4CF7605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Henderson, J. E., Joshi, O., Parajuli, R., &amp; Hubbard, W. G. (2017). A regional assessment of wood resource sustainability and potential economic impact of the wood pellet market in the U.S. South. </w:t>
      </w:r>
      <w:r w:rsidRPr="000B41F6">
        <w:rPr>
          <w:rFonts w:ascii="Times New Roman" w:hAnsi="Times New Roman" w:cs="Times New Roman"/>
          <w:i/>
          <w:iCs/>
          <w:color w:val="000000" w:themeColor="text1"/>
          <w:sz w:val="24"/>
          <w:szCs w:val="24"/>
        </w:rPr>
        <w:t>Biomass and Bioenergy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105</w:t>
      </w:r>
      <w:r w:rsidRPr="000B41F6">
        <w:rPr>
          <w:rFonts w:ascii="Times New Roman" w:hAnsi="Times New Roman" w:cs="Times New Roman"/>
          <w:color w:val="000000" w:themeColor="text1"/>
          <w:sz w:val="24"/>
          <w:szCs w:val="24"/>
        </w:rPr>
        <w:t>, 421–427. https://doi.org/10.1016/j.biombioe.2017.08.003</w:t>
      </w:r>
    </w:p>
    <w:p w14:paraId="493770F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Hood, H. B., &amp; Dorfman, J. H. (2015). Examining Dynamically Changing Timber Market Linkages. </w:t>
      </w:r>
      <w:r w:rsidRPr="000B41F6">
        <w:rPr>
          <w:rFonts w:ascii="Times New Roman" w:hAnsi="Times New Roman" w:cs="Times New Roman"/>
          <w:i/>
          <w:iCs/>
          <w:color w:val="000000" w:themeColor="text1"/>
          <w:sz w:val="24"/>
          <w:szCs w:val="24"/>
        </w:rPr>
        <w:t>American Journal of Agricultural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97</w:t>
      </w:r>
      <w:r w:rsidRPr="000B41F6">
        <w:rPr>
          <w:rFonts w:ascii="Times New Roman" w:hAnsi="Times New Roman" w:cs="Times New Roman"/>
          <w:color w:val="000000" w:themeColor="text1"/>
          <w:sz w:val="24"/>
          <w:szCs w:val="24"/>
        </w:rPr>
        <w:t>(5), 1451–1463. https://doi.org/10.1093/ajae/aau151</w:t>
      </w:r>
    </w:p>
    <w:p w14:paraId="6EF4EC7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Howard, J. L., &amp; Products, F. (2007). </w:t>
      </w:r>
      <w:r w:rsidRPr="000B41F6">
        <w:rPr>
          <w:rFonts w:ascii="Times New Roman" w:hAnsi="Times New Roman" w:cs="Times New Roman"/>
          <w:i/>
          <w:iCs/>
          <w:color w:val="000000" w:themeColor="text1"/>
          <w:sz w:val="24"/>
          <w:szCs w:val="24"/>
        </w:rPr>
        <w:t>U.S. timber production, trade, consumption, and price statistics, 1965-2005</w:t>
      </w:r>
      <w:r w:rsidRPr="000B41F6">
        <w:rPr>
          <w:rFonts w:ascii="Times New Roman" w:hAnsi="Times New Roman" w:cs="Times New Roman"/>
          <w:color w:val="000000" w:themeColor="text1"/>
          <w:sz w:val="24"/>
          <w:szCs w:val="24"/>
        </w:rPr>
        <w:t>. U.S. Dept. Of Agriculture, Forest Service, Forest Products Laboratory.</w:t>
      </w:r>
    </w:p>
    <w:p w14:paraId="4520C1C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lastRenderedPageBreak/>
        <w:t>Hurmekoski</w:t>
      </w:r>
      <w:proofErr w:type="spellEnd"/>
      <w:r w:rsidRPr="000B41F6">
        <w:rPr>
          <w:rFonts w:ascii="Times New Roman" w:hAnsi="Times New Roman" w:cs="Times New Roman"/>
          <w:color w:val="000000" w:themeColor="text1"/>
          <w:sz w:val="24"/>
          <w:szCs w:val="24"/>
        </w:rPr>
        <w:t xml:space="preserve">, E., &amp; </w:t>
      </w:r>
      <w:proofErr w:type="spellStart"/>
      <w:r w:rsidRPr="000B41F6">
        <w:rPr>
          <w:rFonts w:ascii="Times New Roman" w:hAnsi="Times New Roman" w:cs="Times New Roman"/>
          <w:color w:val="000000" w:themeColor="text1"/>
          <w:sz w:val="24"/>
          <w:szCs w:val="24"/>
        </w:rPr>
        <w:t>Hetemäki</w:t>
      </w:r>
      <w:proofErr w:type="spellEnd"/>
      <w:r w:rsidRPr="000B41F6">
        <w:rPr>
          <w:rFonts w:ascii="Times New Roman" w:hAnsi="Times New Roman" w:cs="Times New Roman"/>
          <w:color w:val="000000" w:themeColor="text1"/>
          <w:sz w:val="24"/>
          <w:szCs w:val="24"/>
        </w:rPr>
        <w:t>, L. (2013). Studying the future of the forest sector: Review and implications for long-term outlook studies.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34</w:t>
      </w:r>
      <w:r w:rsidRPr="000B41F6">
        <w:rPr>
          <w:rFonts w:ascii="Times New Roman" w:hAnsi="Times New Roman" w:cs="Times New Roman"/>
          <w:color w:val="000000" w:themeColor="text1"/>
          <w:sz w:val="24"/>
          <w:szCs w:val="24"/>
        </w:rPr>
        <w:t>, 17–29. https://doi.org/10.1016/j.forpol.2013.05.005</w:t>
      </w:r>
    </w:p>
    <w:p w14:paraId="14B62D9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Ince, P. J., &amp; Nepal, P. (2012). </w:t>
      </w:r>
      <w:r w:rsidRPr="000B41F6">
        <w:rPr>
          <w:rFonts w:ascii="Times New Roman" w:hAnsi="Times New Roman" w:cs="Times New Roman"/>
          <w:i/>
          <w:iCs/>
          <w:color w:val="000000" w:themeColor="text1"/>
          <w:sz w:val="24"/>
          <w:szCs w:val="24"/>
        </w:rPr>
        <w:t>Effects on U.S. Timber Outlook of Recent Economic Recession, Collapse in Housing Construction, and Wood Energy Trends</w:t>
      </w:r>
      <w:r w:rsidRPr="000B41F6">
        <w:rPr>
          <w:rFonts w:ascii="Times New Roman" w:hAnsi="Times New Roman" w:cs="Times New Roman"/>
          <w:color w:val="000000" w:themeColor="text1"/>
          <w:sz w:val="24"/>
          <w:szCs w:val="24"/>
        </w:rPr>
        <w:t>. U.S. Department of Agriculture, Forest Service, Forest Products Laboratory.</w:t>
      </w:r>
    </w:p>
    <w:p w14:paraId="2BFF7B81"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James D. Hamilton. (2009). Causes and Consequences of the Oil Shock of 2007–08. </w:t>
      </w:r>
      <w:r w:rsidRPr="000B41F6">
        <w:rPr>
          <w:rFonts w:ascii="Times New Roman" w:hAnsi="Times New Roman" w:cs="Times New Roman"/>
          <w:i/>
          <w:iCs/>
          <w:color w:val="000000" w:themeColor="text1"/>
          <w:sz w:val="24"/>
          <w:szCs w:val="24"/>
        </w:rPr>
        <w:t>Brookings Papers on Economic Activity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2009</w:t>
      </w:r>
      <w:r w:rsidRPr="000B41F6">
        <w:rPr>
          <w:rFonts w:ascii="Times New Roman" w:hAnsi="Times New Roman" w:cs="Times New Roman"/>
          <w:color w:val="000000" w:themeColor="text1"/>
          <w:sz w:val="24"/>
          <w:szCs w:val="24"/>
        </w:rPr>
        <w:t>(1), 215–261. https://doi.org/10.1353/eca.0.0047</w:t>
      </w:r>
    </w:p>
    <w:p w14:paraId="0331DD8E"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Johansen, S. (1988). Statistical analysis of cointegration vectors. </w:t>
      </w:r>
      <w:r w:rsidRPr="000B41F6">
        <w:rPr>
          <w:rFonts w:ascii="Times New Roman" w:hAnsi="Times New Roman" w:cs="Times New Roman"/>
          <w:i/>
          <w:iCs/>
          <w:color w:val="000000" w:themeColor="text1"/>
          <w:sz w:val="24"/>
          <w:szCs w:val="24"/>
        </w:rPr>
        <w:t>Journal of Economic Dynamics and Control</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12</w:t>
      </w:r>
      <w:r w:rsidRPr="000B41F6">
        <w:rPr>
          <w:rFonts w:ascii="Times New Roman" w:hAnsi="Times New Roman" w:cs="Times New Roman"/>
          <w:color w:val="000000" w:themeColor="text1"/>
          <w:sz w:val="24"/>
          <w:szCs w:val="24"/>
        </w:rPr>
        <w:t>(2-3), 231–254. https://doi.org/10.1016/0165-1889(88)90041-3</w:t>
      </w:r>
    </w:p>
    <w:p w14:paraId="2B0D545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Jolley, G. J., Khalaf, C., Michaud, G. L., &amp; Belleville, D. (2020). The economic contribution of logging, forestry, pulp &amp; paper mills, and paper products: A 50-state analysis.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115</w:t>
      </w:r>
      <w:r w:rsidRPr="000B41F6">
        <w:rPr>
          <w:rFonts w:ascii="Times New Roman" w:hAnsi="Times New Roman" w:cs="Times New Roman"/>
          <w:color w:val="000000" w:themeColor="text1"/>
          <w:sz w:val="24"/>
          <w:szCs w:val="24"/>
        </w:rPr>
        <w:t>, 102140. https://doi.org/10.1016/j.forpol.2020.102140</w:t>
      </w:r>
    </w:p>
    <w:p w14:paraId="3968AF6C"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Jonsson, R. (2011). Trends and Possible Future Developments in Global Forest-Product Markets—Implications for the Swedish Forest Sector. </w:t>
      </w:r>
      <w:r w:rsidRPr="000B41F6">
        <w:rPr>
          <w:rFonts w:ascii="Times New Roman" w:hAnsi="Times New Roman" w:cs="Times New Roman"/>
          <w:i/>
          <w:iCs/>
          <w:color w:val="000000" w:themeColor="text1"/>
          <w:sz w:val="24"/>
          <w:szCs w:val="24"/>
        </w:rPr>
        <w:t>Forests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w:t>
      </w:r>
      <w:r w:rsidRPr="000B41F6">
        <w:rPr>
          <w:rFonts w:ascii="Times New Roman" w:hAnsi="Times New Roman" w:cs="Times New Roman"/>
          <w:color w:val="000000" w:themeColor="text1"/>
          <w:sz w:val="24"/>
          <w:szCs w:val="24"/>
        </w:rPr>
        <w:t>(1), 147–167. https://doi.org/10.3390/f2010147</w:t>
      </w:r>
    </w:p>
    <w:p w14:paraId="001EA6B8"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Kainulainen</w:t>
      </w:r>
      <w:proofErr w:type="spellEnd"/>
      <w:r w:rsidRPr="000B41F6">
        <w:rPr>
          <w:rFonts w:ascii="Times New Roman" w:hAnsi="Times New Roman" w:cs="Times New Roman"/>
          <w:color w:val="000000" w:themeColor="text1"/>
          <w:sz w:val="24"/>
          <w:szCs w:val="24"/>
        </w:rPr>
        <w:t xml:space="preserve">, T., &amp; </w:t>
      </w:r>
      <w:proofErr w:type="spellStart"/>
      <w:r w:rsidRPr="000B41F6">
        <w:rPr>
          <w:rFonts w:ascii="Times New Roman" w:hAnsi="Times New Roman" w:cs="Times New Roman"/>
          <w:color w:val="000000" w:themeColor="text1"/>
          <w:sz w:val="24"/>
          <w:szCs w:val="24"/>
        </w:rPr>
        <w:t>Toppinen</w:t>
      </w:r>
      <w:proofErr w:type="spellEnd"/>
      <w:r w:rsidRPr="000B41F6">
        <w:rPr>
          <w:rFonts w:ascii="Times New Roman" w:hAnsi="Times New Roman" w:cs="Times New Roman"/>
          <w:color w:val="000000" w:themeColor="text1"/>
          <w:sz w:val="24"/>
          <w:szCs w:val="24"/>
        </w:rPr>
        <w:t>, A. (2006). Testing integration in main European paper markets under floating and fixed exchange rates.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9</w:t>
      </w:r>
      <w:r w:rsidRPr="000B41F6">
        <w:rPr>
          <w:rFonts w:ascii="Times New Roman" w:hAnsi="Times New Roman" w:cs="Times New Roman"/>
          <w:color w:val="000000" w:themeColor="text1"/>
          <w:sz w:val="24"/>
          <w:szCs w:val="24"/>
        </w:rPr>
        <w:t>(4), 372–379. https://doi.org/10.1016/j.forpol.2005.10.004</w:t>
      </w:r>
    </w:p>
    <w:p w14:paraId="32EE843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Kanieski</w:t>
      </w:r>
      <w:proofErr w:type="spellEnd"/>
      <w:r w:rsidRPr="000B41F6">
        <w:rPr>
          <w:rFonts w:ascii="Times New Roman" w:hAnsi="Times New Roman" w:cs="Times New Roman"/>
          <w:color w:val="000000" w:themeColor="text1"/>
          <w:sz w:val="24"/>
          <w:szCs w:val="24"/>
        </w:rPr>
        <w:t xml:space="preserve"> da Silva, B., </w:t>
      </w:r>
      <w:proofErr w:type="spellStart"/>
      <w:r w:rsidRPr="000B41F6">
        <w:rPr>
          <w:rFonts w:ascii="Times New Roman" w:hAnsi="Times New Roman" w:cs="Times New Roman"/>
          <w:color w:val="000000" w:themeColor="text1"/>
          <w:sz w:val="24"/>
          <w:szCs w:val="24"/>
        </w:rPr>
        <w:t>Cubbage</w:t>
      </w:r>
      <w:proofErr w:type="spellEnd"/>
      <w:r w:rsidRPr="000B41F6">
        <w:rPr>
          <w:rFonts w:ascii="Times New Roman" w:hAnsi="Times New Roman" w:cs="Times New Roman"/>
          <w:color w:val="000000" w:themeColor="text1"/>
          <w:sz w:val="24"/>
          <w:szCs w:val="24"/>
        </w:rPr>
        <w:t xml:space="preserve">, F. W., &amp; </w:t>
      </w:r>
      <w:proofErr w:type="spellStart"/>
      <w:r w:rsidRPr="000B41F6">
        <w:rPr>
          <w:rFonts w:ascii="Times New Roman" w:hAnsi="Times New Roman" w:cs="Times New Roman"/>
          <w:color w:val="000000" w:themeColor="text1"/>
          <w:sz w:val="24"/>
          <w:szCs w:val="24"/>
        </w:rPr>
        <w:t>Abt</w:t>
      </w:r>
      <w:proofErr w:type="spellEnd"/>
      <w:r w:rsidRPr="000B41F6">
        <w:rPr>
          <w:rFonts w:ascii="Times New Roman" w:hAnsi="Times New Roman" w:cs="Times New Roman"/>
          <w:color w:val="000000" w:themeColor="text1"/>
          <w:sz w:val="24"/>
          <w:szCs w:val="24"/>
        </w:rPr>
        <w:t>, R. C. (2019). Structural Changes on Pulpwood Market in the US South: Wood Pellets Investments and Price Dynamics. </w:t>
      </w:r>
      <w:r w:rsidRPr="000B41F6">
        <w:rPr>
          <w:rFonts w:ascii="Times New Roman" w:hAnsi="Times New Roman" w:cs="Times New Roman"/>
          <w:i/>
          <w:iCs/>
          <w:color w:val="000000" w:themeColor="text1"/>
          <w:sz w:val="24"/>
          <w:szCs w:val="24"/>
        </w:rPr>
        <w:t>Forest Science</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65</w:t>
      </w:r>
      <w:r w:rsidRPr="000B41F6">
        <w:rPr>
          <w:rFonts w:ascii="Times New Roman" w:hAnsi="Times New Roman" w:cs="Times New Roman"/>
          <w:color w:val="000000" w:themeColor="text1"/>
          <w:sz w:val="24"/>
          <w:szCs w:val="24"/>
        </w:rPr>
        <w:t>(6), 675–687. https://doi.org/10.1093/forsci/fxz043</w:t>
      </w:r>
    </w:p>
    <w:p w14:paraId="0352DB4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lastRenderedPageBreak/>
        <w:t>Khanal</w:t>
      </w:r>
      <w:proofErr w:type="spellEnd"/>
      <w:r w:rsidRPr="000B41F6">
        <w:rPr>
          <w:rFonts w:ascii="Times New Roman" w:hAnsi="Times New Roman" w:cs="Times New Roman"/>
          <w:color w:val="000000" w:themeColor="text1"/>
          <w:sz w:val="24"/>
          <w:szCs w:val="24"/>
        </w:rPr>
        <w:t xml:space="preserve">, P. N., </w:t>
      </w:r>
      <w:proofErr w:type="spellStart"/>
      <w:r w:rsidRPr="000B41F6">
        <w:rPr>
          <w:rFonts w:ascii="Times New Roman" w:hAnsi="Times New Roman" w:cs="Times New Roman"/>
          <w:color w:val="000000" w:themeColor="text1"/>
          <w:sz w:val="24"/>
          <w:szCs w:val="24"/>
        </w:rPr>
        <w:t>Straka</w:t>
      </w:r>
      <w:proofErr w:type="spellEnd"/>
      <w:r w:rsidRPr="000B41F6">
        <w:rPr>
          <w:rFonts w:ascii="Times New Roman" w:hAnsi="Times New Roman" w:cs="Times New Roman"/>
          <w:color w:val="000000" w:themeColor="text1"/>
          <w:sz w:val="24"/>
          <w:szCs w:val="24"/>
        </w:rPr>
        <w:t>, T. J., &amp; Willis, D. B. (n.d.). </w:t>
      </w:r>
      <w:r w:rsidRPr="000B41F6">
        <w:rPr>
          <w:rFonts w:ascii="Times New Roman" w:hAnsi="Times New Roman" w:cs="Times New Roman"/>
          <w:i/>
          <w:iCs/>
          <w:color w:val="000000" w:themeColor="text1"/>
          <w:sz w:val="24"/>
          <w:szCs w:val="24"/>
        </w:rPr>
        <w:t>Economic Contribution Analysis of South Carolina’s Forestry Sector, 2017</w:t>
      </w:r>
      <w:r w:rsidRPr="000B41F6">
        <w:rPr>
          <w:rFonts w:ascii="Times New Roman" w:hAnsi="Times New Roman" w:cs="Times New Roman"/>
          <w:color w:val="000000" w:themeColor="text1"/>
          <w:sz w:val="24"/>
          <w:szCs w:val="24"/>
        </w:rPr>
        <w:t>. South Carolina Forestry Commission.</w:t>
      </w:r>
    </w:p>
    <w:p w14:paraId="1CB2AB27"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Kittler, B., Stupak, I., &amp; Smith, C. T. (2020). Assessing the wood sourcing practices of the U.S. industrial wood pellet industry supplying European energy demand. </w:t>
      </w:r>
      <w:r w:rsidRPr="000B41F6">
        <w:rPr>
          <w:rFonts w:ascii="Times New Roman" w:hAnsi="Times New Roman" w:cs="Times New Roman"/>
          <w:i/>
          <w:iCs/>
          <w:color w:val="000000" w:themeColor="text1"/>
          <w:sz w:val="24"/>
          <w:szCs w:val="24"/>
        </w:rPr>
        <w:t>Energy, Sustainability and Society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w:t>
      </w:r>
      <w:r w:rsidRPr="000B41F6">
        <w:rPr>
          <w:rFonts w:ascii="Times New Roman" w:hAnsi="Times New Roman" w:cs="Times New Roman"/>
          <w:color w:val="000000" w:themeColor="text1"/>
          <w:sz w:val="24"/>
          <w:szCs w:val="24"/>
        </w:rPr>
        <w:t>(1). https://doi.org/10.1186/s13705-020-00255-4</w:t>
      </w:r>
    </w:p>
    <w:p w14:paraId="0D5CBCC8"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Kolo</w:t>
      </w:r>
      <w:proofErr w:type="spellEnd"/>
      <w:r w:rsidRPr="000B41F6">
        <w:rPr>
          <w:rFonts w:ascii="Times New Roman" w:hAnsi="Times New Roman" w:cs="Times New Roman"/>
          <w:color w:val="000000" w:themeColor="text1"/>
          <w:sz w:val="24"/>
          <w:szCs w:val="24"/>
        </w:rPr>
        <w:t xml:space="preserve">, H., &amp; </w:t>
      </w:r>
      <w:proofErr w:type="spellStart"/>
      <w:r w:rsidRPr="000B41F6">
        <w:rPr>
          <w:rFonts w:ascii="Times New Roman" w:hAnsi="Times New Roman" w:cs="Times New Roman"/>
          <w:color w:val="000000" w:themeColor="text1"/>
          <w:sz w:val="24"/>
          <w:szCs w:val="24"/>
        </w:rPr>
        <w:t>Tzanova</w:t>
      </w:r>
      <w:proofErr w:type="spellEnd"/>
      <w:r w:rsidRPr="000B41F6">
        <w:rPr>
          <w:rFonts w:ascii="Times New Roman" w:hAnsi="Times New Roman" w:cs="Times New Roman"/>
          <w:color w:val="000000" w:themeColor="text1"/>
          <w:sz w:val="24"/>
          <w:szCs w:val="24"/>
        </w:rPr>
        <w:t>, P. (2017). Forecasting the German forest products trade: A vector error correction model. </w:t>
      </w:r>
      <w:r w:rsidRPr="000B41F6">
        <w:rPr>
          <w:rFonts w:ascii="Times New Roman" w:hAnsi="Times New Roman" w:cs="Times New Roman"/>
          <w:i/>
          <w:iCs/>
          <w:color w:val="000000" w:themeColor="text1"/>
          <w:sz w:val="24"/>
          <w:szCs w:val="24"/>
        </w:rPr>
        <w:t>Journal of Forest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26</w:t>
      </w:r>
      <w:r w:rsidRPr="000B41F6">
        <w:rPr>
          <w:rFonts w:ascii="Times New Roman" w:hAnsi="Times New Roman" w:cs="Times New Roman"/>
          <w:color w:val="000000" w:themeColor="text1"/>
          <w:sz w:val="24"/>
          <w:szCs w:val="24"/>
        </w:rPr>
        <w:t>(1), 30–45. https://doi.org/10.1016/j.jfe.2016.11.001</w:t>
      </w:r>
    </w:p>
    <w:p w14:paraId="39C30552"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Kristöfel</w:t>
      </w:r>
      <w:proofErr w:type="spellEnd"/>
      <w:r w:rsidRPr="000B41F6">
        <w:rPr>
          <w:rFonts w:ascii="Times New Roman" w:hAnsi="Times New Roman" w:cs="Times New Roman"/>
          <w:color w:val="000000" w:themeColor="text1"/>
          <w:sz w:val="24"/>
          <w:szCs w:val="24"/>
        </w:rPr>
        <w:t>, C., Strasser, C., Morawetz, U. B., Schmidt, J., &amp; Schmid, E. (2014). Analysis of woody biomass commodity price volatility in Austria. </w:t>
      </w:r>
      <w:r w:rsidRPr="000B41F6">
        <w:rPr>
          <w:rFonts w:ascii="Times New Roman" w:hAnsi="Times New Roman" w:cs="Times New Roman"/>
          <w:i/>
          <w:iCs/>
          <w:color w:val="000000" w:themeColor="text1"/>
          <w:sz w:val="24"/>
          <w:szCs w:val="24"/>
        </w:rPr>
        <w:t>Biomass and Bioenergy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65</w:t>
      </w:r>
      <w:r w:rsidRPr="000B41F6">
        <w:rPr>
          <w:rFonts w:ascii="Times New Roman" w:hAnsi="Times New Roman" w:cs="Times New Roman"/>
          <w:color w:val="000000" w:themeColor="text1"/>
          <w:sz w:val="24"/>
          <w:szCs w:val="24"/>
        </w:rPr>
        <w:t>, 112–124. https://doi.org/10.1016/j.biombioe.2014.03.010</w:t>
      </w:r>
    </w:p>
    <w:p w14:paraId="09AFEB44"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Kunttu</w:t>
      </w:r>
      <w:proofErr w:type="spellEnd"/>
      <w:r w:rsidRPr="000B41F6">
        <w:rPr>
          <w:rFonts w:ascii="Times New Roman" w:hAnsi="Times New Roman" w:cs="Times New Roman"/>
          <w:color w:val="000000" w:themeColor="text1"/>
          <w:sz w:val="24"/>
          <w:szCs w:val="24"/>
        </w:rPr>
        <w:t xml:space="preserve">, J., </w:t>
      </w:r>
      <w:proofErr w:type="spellStart"/>
      <w:r w:rsidRPr="000B41F6">
        <w:rPr>
          <w:rFonts w:ascii="Times New Roman" w:hAnsi="Times New Roman" w:cs="Times New Roman"/>
          <w:color w:val="000000" w:themeColor="text1"/>
          <w:sz w:val="24"/>
          <w:szCs w:val="24"/>
        </w:rPr>
        <w:t>Hurmekoski</w:t>
      </w:r>
      <w:proofErr w:type="spellEnd"/>
      <w:r w:rsidRPr="000B41F6">
        <w:rPr>
          <w:rFonts w:ascii="Times New Roman" w:hAnsi="Times New Roman" w:cs="Times New Roman"/>
          <w:color w:val="000000" w:themeColor="text1"/>
          <w:sz w:val="24"/>
          <w:szCs w:val="24"/>
        </w:rPr>
        <w:t xml:space="preserve">, E., </w:t>
      </w:r>
      <w:proofErr w:type="spellStart"/>
      <w:r w:rsidRPr="000B41F6">
        <w:rPr>
          <w:rFonts w:ascii="Times New Roman" w:hAnsi="Times New Roman" w:cs="Times New Roman"/>
          <w:color w:val="000000" w:themeColor="text1"/>
          <w:sz w:val="24"/>
          <w:szCs w:val="24"/>
        </w:rPr>
        <w:t>Heräjärvi</w:t>
      </w:r>
      <w:proofErr w:type="spellEnd"/>
      <w:r w:rsidRPr="000B41F6">
        <w:rPr>
          <w:rFonts w:ascii="Times New Roman" w:hAnsi="Times New Roman" w:cs="Times New Roman"/>
          <w:color w:val="000000" w:themeColor="text1"/>
          <w:sz w:val="24"/>
          <w:szCs w:val="24"/>
        </w:rPr>
        <w:t xml:space="preserve">, H., </w:t>
      </w:r>
      <w:proofErr w:type="spellStart"/>
      <w:r w:rsidRPr="000B41F6">
        <w:rPr>
          <w:rFonts w:ascii="Times New Roman" w:hAnsi="Times New Roman" w:cs="Times New Roman"/>
          <w:color w:val="000000" w:themeColor="text1"/>
          <w:sz w:val="24"/>
          <w:szCs w:val="24"/>
        </w:rPr>
        <w:t>Hujala</w:t>
      </w:r>
      <w:proofErr w:type="spellEnd"/>
      <w:r w:rsidRPr="000B41F6">
        <w:rPr>
          <w:rFonts w:ascii="Times New Roman" w:hAnsi="Times New Roman" w:cs="Times New Roman"/>
          <w:color w:val="000000" w:themeColor="text1"/>
          <w:sz w:val="24"/>
          <w:szCs w:val="24"/>
        </w:rPr>
        <w:t xml:space="preserve">, T., &amp; </w:t>
      </w:r>
      <w:proofErr w:type="spellStart"/>
      <w:r w:rsidRPr="000B41F6">
        <w:rPr>
          <w:rFonts w:ascii="Times New Roman" w:hAnsi="Times New Roman" w:cs="Times New Roman"/>
          <w:color w:val="000000" w:themeColor="text1"/>
          <w:sz w:val="24"/>
          <w:szCs w:val="24"/>
        </w:rPr>
        <w:t>Leskinen</w:t>
      </w:r>
      <w:proofErr w:type="spellEnd"/>
      <w:r w:rsidRPr="000B41F6">
        <w:rPr>
          <w:rFonts w:ascii="Times New Roman" w:hAnsi="Times New Roman" w:cs="Times New Roman"/>
          <w:color w:val="000000" w:themeColor="text1"/>
          <w:sz w:val="24"/>
          <w:szCs w:val="24"/>
        </w:rPr>
        <w:t>, P. (2020). Preferable utilisation patterns of wood product industries’ by-products in Finland.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110</w:t>
      </w:r>
      <w:r w:rsidRPr="000B41F6">
        <w:rPr>
          <w:rFonts w:ascii="Times New Roman" w:hAnsi="Times New Roman" w:cs="Times New Roman"/>
          <w:color w:val="000000" w:themeColor="text1"/>
          <w:sz w:val="24"/>
          <w:szCs w:val="24"/>
        </w:rPr>
        <w:t>, 101946. https://doi.org/10.1016/j.forpol.2019.101946</w:t>
      </w:r>
    </w:p>
    <w:p w14:paraId="3CE14654"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Kwiatkowski, D., Phillips, P. C. B., Schmidt, P., &amp; Shin, Y. (1992). Testing the null hypothesis of stationarity against the alternative of a unit root. </w:t>
      </w:r>
      <w:r w:rsidRPr="000B41F6">
        <w:rPr>
          <w:rFonts w:ascii="Times New Roman" w:hAnsi="Times New Roman" w:cs="Times New Roman"/>
          <w:i/>
          <w:iCs/>
          <w:color w:val="000000" w:themeColor="text1"/>
          <w:sz w:val="24"/>
          <w:szCs w:val="24"/>
        </w:rPr>
        <w:t>Journal of Econometrics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54</w:t>
      </w:r>
      <w:r w:rsidRPr="000B41F6">
        <w:rPr>
          <w:rFonts w:ascii="Times New Roman" w:hAnsi="Times New Roman" w:cs="Times New Roman"/>
          <w:color w:val="000000" w:themeColor="text1"/>
          <w:sz w:val="24"/>
          <w:szCs w:val="24"/>
        </w:rPr>
        <w:t>(1-3), 159–178. https://doi.org/10.1016/0304-4076(92)90104-y</w:t>
      </w:r>
    </w:p>
    <w:p w14:paraId="2953C7F4"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Lu, Y., Khan, Z. A., Alvarez-Alvarado, M. S., Zhang, Y., Huang, Z., &amp; Imran, M. (2020). A Critical Review of Sustainable Energy Policies for the Promotion of Renewable Energy Sources. </w:t>
      </w:r>
      <w:r w:rsidRPr="000B41F6">
        <w:rPr>
          <w:rFonts w:ascii="Times New Roman" w:hAnsi="Times New Roman" w:cs="Times New Roman"/>
          <w:i/>
          <w:iCs/>
          <w:color w:val="000000" w:themeColor="text1"/>
          <w:sz w:val="24"/>
          <w:szCs w:val="24"/>
        </w:rPr>
        <w:t>Sustainability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12</w:t>
      </w:r>
      <w:r w:rsidRPr="000B41F6">
        <w:rPr>
          <w:rFonts w:ascii="Times New Roman" w:hAnsi="Times New Roman" w:cs="Times New Roman"/>
          <w:color w:val="000000" w:themeColor="text1"/>
          <w:sz w:val="24"/>
          <w:szCs w:val="24"/>
        </w:rPr>
        <w:t>(12), 5078. https://doi.org/10.3390/su12125078</w:t>
      </w:r>
    </w:p>
    <w:p w14:paraId="0E2AA167"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Martin, R., &amp; </w:t>
      </w:r>
      <w:proofErr w:type="spellStart"/>
      <w:r w:rsidRPr="000B41F6">
        <w:rPr>
          <w:rFonts w:ascii="Times New Roman" w:hAnsi="Times New Roman" w:cs="Times New Roman"/>
          <w:color w:val="000000" w:themeColor="text1"/>
          <w:sz w:val="24"/>
          <w:szCs w:val="24"/>
        </w:rPr>
        <w:t>Sunley</w:t>
      </w:r>
      <w:proofErr w:type="spellEnd"/>
      <w:r w:rsidRPr="000B41F6">
        <w:rPr>
          <w:rFonts w:ascii="Times New Roman" w:hAnsi="Times New Roman" w:cs="Times New Roman"/>
          <w:color w:val="000000" w:themeColor="text1"/>
          <w:sz w:val="24"/>
          <w:szCs w:val="24"/>
        </w:rPr>
        <w:t>, P. (2014). On the notion of regional economic resilience: conceptualization and explanation. </w:t>
      </w:r>
      <w:r w:rsidRPr="000B41F6">
        <w:rPr>
          <w:rFonts w:ascii="Times New Roman" w:hAnsi="Times New Roman" w:cs="Times New Roman"/>
          <w:i/>
          <w:iCs/>
          <w:color w:val="000000" w:themeColor="text1"/>
          <w:sz w:val="24"/>
          <w:szCs w:val="24"/>
        </w:rPr>
        <w:t>Journal of Economic Geography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15</w:t>
      </w:r>
      <w:r w:rsidRPr="000B41F6">
        <w:rPr>
          <w:rFonts w:ascii="Times New Roman" w:hAnsi="Times New Roman" w:cs="Times New Roman"/>
          <w:color w:val="000000" w:themeColor="text1"/>
          <w:sz w:val="24"/>
          <w:szCs w:val="24"/>
        </w:rPr>
        <w:t>(1), 1–42. https://doi.org/10.1093/jeg/lbu015</w:t>
      </w:r>
    </w:p>
    <w:p w14:paraId="147EA405" w14:textId="3DC99D3F"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Martino, A., </w:t>
      </w:r>
      <w:proofErr w:type="spellStart"/>
      <w:r w:rsidRPr="000B41F6">
        <w:rPr>
          <w:rFonts w:ascii="Times New Roman" w:hAnsi="Times New Roman" w:cs="Times New Roman"/>
          <w:color w:val="000000" w:themeColor="text1"/>
          <w:sz w:val="24"/>
          <w:szCs w:val="24"/>
        </w:rPr>
        <w:t>Casamassima</w:t>
      </w:r>
      <w:proofErr w:type="spellEnd"/>
      <w:r w:rsidRPr="000B41F6">
        <w:rPr>
          <w:rFonts w:ascii="Times New Roman" w:hAnsi="Times New Roman" w:cs="Times New Roman"/>
          <w:color w:val="000000" w:themeColor="text1"/>
          <w:sz w:val="24"/>
          <w:szCs w:val="24"/>
        </w:rPr>
        <w:t>, G., &amp; Fiorello, D. (2009). </w:t>
      </w:r>
      <w:r w:rsidRPr="000B41F6">
        <w:rPr>
          <w:rFonts w:ascii="Times New Roman" w:hAnsi="Times New Roman" w:cs="Times New Roman"/>
          <w:i/>
          <w:iCs/>
          <w:color w:val="000000" w:themeColor="text1"/>
          <w:sz w:val="24"/>
          <w:szCs w:val="24"/>
        </w:rPr>
        <w:t>The Impact Of Oil Prices Fluctuations On Transport And Its Related Sectors</w:t>
      </w:r>
      <w:r w:rsidRPr="000B41F6">
        <w:rPr>
          <w:rFonts w:ascii="Times New Roman" w:hAnsi="Times New Roman" w:cs="Times New Roman"/>
          <w:color w:val="000000" w:themeColor="text1"/>
          <w:sz w:val="24"/>
          <w:szCs w:val="24"/>
        </w:rPr>
        <w:t xml:space="preserve">. Directorate General Internal Policies Of The </w:t>
      </w:r>
      <w:r w:rsidRPr="000B41F6">
        <w:rPr>
          <w:rFonts w:ascii="Times New Roman" w:hAnsi="Times New Roman" w:cs="Times New Roman"/>
          <w:color w:val="000000" w:themeColor="text1"/>
          <w:sz w:val="24"/>
          <w:szCs w:val="24"/>
        </w:rPr>
        <w:lastRenderedPageBreak/>
        <w:t>Union Policy Department Structural And Cohesion Policies. http://publications.europa.eu/resource/cellar/59b332d0-6bd2-4999-8fd6-6f939ab7d1f7.0001.02/DOC_1</w:t>
      </w:r>
    </w:p>
    <w:p w14:paraId="5966FEC0"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Mei, B., &amp; Sun, C. (2008). Event analysis of the impact of mergers and acquisitions on the financial performance of the U.S. forest products industry.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w:t>
      </w:r>
      <w:r w:rsidRPr="000B41F6">
        <w:rPr>
          <w:rFonts w:ascii="Times New Roman" w:hAnsi="Times New Roman" w:cs="Times New Roman"/>
          <w:color w:val="000000" w:themeColor="text1"/>
          <w:sz w:val="24"/>
          <w:szCs w:val="24"/>
        </w:rPr>
        <w:t>(5), 286–294. https://doi.org/10.1016/j.forpol.2007.11.005</w:t>
      </w:r>
    </w:p>
    <w:p w14:paraId="5F47E8A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Morrison, W. M. (2019). </w:t>
      </w:r>
      <w:r w:rsidRPr="000B41F6">
        <w:rPr>
          <w:rFonts w:ascii="Times New Roman" w:hAnsi="Times New Roman" w:cs="Times New Roman"/>
          <w:i/>
          <w:iCs/>
          <w:color w:val="000000" w:themeColor="text1"/>
          <w:sz w:val="24"/>
          <w:szCs w:val="24"/>
        </w:rPr>
        <w:t>China’s Currency Policy</w:t>
      </w:r>
      <w:r w:rsidRPr="000B41F6">
        <w:rPr>
          <w:rFonts w:ascii="Times New Roman" w:hAnsi="Times New Roman" w:cs="Times New Roman"/>
          <w:color w:val="000000" w:themeColor="text1"/>
          <w:sz w:val="24"/>
          <w:szCs w:val="24"/>
        </w:rPr>
        <w:t>. https://sgp.fas.org/crs/row/IF10139.pdf</w:t>
      </w:r>
    </w:p>
    <w:p w14:paraId="64B57E3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Nepal, P., </w:t>
      </w:r>
      <w:proofErr w:type="spellStart"/>
      <w:r w:rsidRPr="000B41F6">
        <w:rPr>
          <w:rFonts w:ascii="Times New Roman" w:hAnsi="Times New Roman" w:cs="Times New Roman"/>
          <w:color w:val="000000" w:themeColor="text1"/>
          <w:sz w:val="24"/>
          <w:szCs w:val="24"/>
        </w:rPr>
        <w:t>Abt</w:t>
      </w:r>
      <w:proofErr w:type="spellEnd"/>
      <w:r w:rsidRPr="000B41F6">
        <w:rPr>
          <w:rFonts w:ascii="Times New Roman" w:hAnsi="Times New Roman" w:cs="Times New Roman"/>
          <w:color w:val="000000" w:themeColor="text1"/>
          <w:sz w:val="24"/>
          <w:szCs w:val="24"/>
        </w:rPr>
        <w:t xml:space="preserve">, K. L., Skog, K. E., </w:t>
      </w:r>
      <w:proofErr w:type="spellStart"/>
      <w:r w:rsidRPr="000B41F6">
        <w:rPr>
          <w:rFonts w:ascii="Times New Roman" w:hAnsi="Times New Roman" w:cs="Times New Roman"/>
          <w:color w:val="000000" w:themeColor="text1"/>
          <w:sz w:val="24"/>
          <w:szCs w:val="24"/>
        </w:rPr>
        <w:t>Prestemon</w:t>
      </w:r>
      <w:proofErr w:type="spellEnd"/>
      <w:r w:rsidRPr="000B41F6">
        <w:rPr>
          <w:rFonts w:ascii="Times New Roman" w:hAnsi="Times New Roman" w:cs="Times New Roman"/>
          <w:color w:val="000000" w:themeColor="text1"/>
          <w:sz w:val="24"/>
          <w:szCs w:val="24"/>
        </w:rPr>
        <w:t xml:space="preserve">, J. P., &amp; </w:t>
      </w:r>
      <w:proofErr w:type="spellStart"/>
      <w:r w:rsidRPr="000B41F6">
        <w:rPr>
          <w:rFonts w:ascii="Times New Roman" w:hAnsi="Times New Roman" w:cs="Times New Roman"/>
          <w:color w:val="000000" w:themeColor="text1"/>
          <w:sz w:val="24"/>
          <w:szCs w:val="24"/>
        </w:rPr>
        <w:t>Abt</w:t>
      </w:r>
      <w:proofErr w:type="spellEnd"/>
      <w:r w:rsidRPr="000B41F6">
        <w:rPr>
          <w:rFonts w:ascii="Times New Roman" w:hAnsi="Times New Roman" w:cs="Times New Roman"/>
          <w:color w:val="000000" w:themeColor="text1"/>
          <w:sz w:val="24"/>
          <w:szCs w:val="24"/>
        </w:rPr>
        <w:t>, R. C. (2018). Projected Market Competition for Wood Biomass between Traditional Products and Energy: A Simulated Interaction of US Regional, National, and Global Forest Product Markets. </w:t>
      </w:r>
      <w:r w:rsidRPr="000B41F6">
        <w:rPr>
          <w:rFonts w:ascii="Times New Roman" w:hAnsi="Times New Roman" w:cs="Times New Roman"/>
          <w:i/>
          <w:iCs/>
          <w:color w:val="000000" w:themeColor="text1"/>
          <w:sz w:val="24"/>
          <w:szCs w:val="24"/>
        </w:rPr>
        <w:t>Forest Science</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65</w:t>
      </w:r>
      <w:r w:rsidRPr="000B41F6">
        <w:rPr>
          <w:rFonts w:ascii="Times New Roman" w:hAnsi="Times New Roman" w:cs="Times New Roman"/>
          <w:color w:val="000000" w:themeColor="text1"/>
          <w:sz w:val="24"/>
          <w:szCs w:val="24"/>
        </w:rPr>
        <w:t>(1), 14–26. https://doi.org/10.1093/forsci/fxy031</w:t>
      </w:r>
    </w:p>
    <w:p w14:paraId="21B840F4"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Nycz</w:t>
      </w:r>
      <w:proofErr w:type="spellEnd"/>
      <w:r w:rsidRPr="000B41F6">
        <w:rPr>
          <w:rFonts w:ascii="Times New Roman" w:hAnsi="Times New Roman" w:cs="Times New Roman"/>
          <w:color w:val="000000" w:themeColor="text1"/>
          <w:sz w:val="24"/>
          <w:szCs w:val="24"/>
        </w:rPr>
        <w:t>, J. (2019, January 12). </w:t>
      </w:r>
      <w:r w:rsidRPr="000B41F6">
        <w:rPr>
          <w:rFonts w:ascii="Times New Roman" w:hAnsi="Times New Roman" w:cs="Times New Roman"/>
          <w:i/>
          <w:iCs/>
          <w:color w:val="000000" w:themeColor="text1"/>
          <w:sz w:val="24"/>
          <w:szCs w:val="24"/>
        </w:rPr>
        <w:t>Knowing Where Your Paper Comes From: Sustainability is Critical</w:t>
      </w:r>
      <w:r w:rsidRPr="000B41F6">
        <w:rPr>
          <w:rFonts w:ascii="Times New Roman" w:hAnsi="Times New Roman" w:cs="Times New Roman"/>
          <w:color w:val="000000" w:themeColor="text1"/>
          <w:sz w:val="24"/>
          <w:szCs w:val="24"/>
        </w:rPr>
        <w:t>. Woodland Paper. https://www.woodlandpaper.com/2019/01/where-paper-sustain/</w:t>
      </w:r>
    </w:p>
    <w:p w14:paraId="34A087D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Office for National Statistics. (2020, May 6). </w:t>
      </w:r>
      <w:r w:rsidRPr="000B41F6">
        <w:rPr>
          <w:rFonts w:ascii="Times New Roman" w:hAnsi="Times New Roman" w:cs="Times New Roman"/>
          <w:i/>
          <w:iCs/>
          <w:color w:val="000000" w:themeColor="text1"/>
          <w:sz w:val="24"/>
          <w:szCs w:val="24"/>
        </w:rPr>
        <w:t>Coronavirus and the impact on output in the UK economy</w:t>
      </w:r>
      <w:r w:rsidRPr="000B41F6">
        <w:rPr>
          <w:rFonts w:ascii="Times New Roman" w:hAnsi="Times New Roman" w:cs="Times New Roman"/>
          <w:color w:val="000000" w:themeColor="text1"/>
          <w:sz w:val="24"/>
          <w:szCs w:val="24"/>
        </w:rPr>
        <w:t>. Www.ons.gov.uk. https://www.ons.gov.uk/economy/grossdomesticproductgdp/articles/coronavirusandtheimpactonoutputintheukeconomy/december2020#production-industries</w:t>
      </w:r>
    </w:p>
    <w:p w14:paraId="0D88FE1B"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Palander</w:t>
      </w:r>
      <w:proofErr w:type="spellEnd"/>
      <w:r w:rsidRPr="000B41F6">
        <w:rPr>
          <w:rFonts w:ascii="Times New Roman" w:hAnsi="Times New Roman" w:cs="Times New Roman"/>
          <w:color w:val="000000" w:themeColor="text1"/>
          <w:sz w:val="24"/>
          <w:szCs w:val="24"/>
        </w:rPr>
        <w:t xml:space="preserve">, T., </w:t>
      </w:r>
      <w:proofErr w:type="spellStart"/>
      <w:r w:rsidRPr="000B41F6">
        <w:rPr>
          <w:rFonts w:ascii="Times New Roman" w:hAnsi="Times New Roman" w:cs="Times New Roman"/>
          <w:color w:val="000000" w:themeColor="text1"/>
          <w:sz w:val="24"/>
          <w:szCs w:val="24"/>
        </w:rPr>
        <w:t>Toivonen</w:t>
      </w:r>
      <w:proofErr w:type="spellEnd"/>
      <w:r w:rsidRPr="000B41F6">
        <w:rPr>
          <w:rFonts w:ascii="Times New Roman" w:hAnsi="Times New Roman" w:cs="Times New Roman"/>
          <w:color w:val="000000" w:themeColor="text1"/>
          <w:sz w:val="24"/>
          <w:szCs w:val="24"/>
        </w:rPr>
        <w:t>, M., &amp; Laukkanen, S. (2002). GroupWare and group decision support systems for wood procurement organisation. A review. </w:t>
      </w:r>
      <w:r w:rsidRPr="000B41F6">
        <w:rPr>
          <w:rFonts w:ascii="Times New Roman" w:hAnsi="Times New Roman" w:cs="Times New Roman"/>
          <w:i/>
          <w:iCs/>
          <w:color w:val="000000" w:themeColor="text1"/>
          <w:sz w:val="24"/>
          <w:szCs w:val="24"/>
        </w:rPr>
        <w:t xml:space="preserve">Silva </w:t>
      </w:r>
      <w:proofErr w:type="spellStart"/>
      <w:r w:rsidRPr="000B41F6">
        <w:rPr>
          <w:rFonts w:ascii="Times New Roman" w:hAnsi="Times New Roman" w:cs="Times New Roman"/>
          <w:i/>
          <w:iCs/>
          <w:color w:val="000000" w:themeColor="text1"/>
          <w:sz w:val="24"/>
          <w:szCs w:val="24"/>
        </w:rPr>
        <w:t>Fennica</w:t>
      </w:r>
      <w:proofErr w:type="spellEnd"/>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36</w:t>
      </w:r>
      <w:r w:rsidRPr="000B41F6">
        <w:rPr>
          <w:rFonts w:ascii="Times New Roman" w:hAnsi="Times New Roman" w:cs="Times New Roman"/>
          <w:color w:val="000000" w:themeColor="text1"/>
          <w:sz w:val="24"/>
          <w:szCs w:val="24"/>
        </w:rPr>
        <w:t>(2). https://doi.org/10.14214/sf.546</w:t>
      </w:r>
    </w:p>
    <w:p w14:paraId="5B891CF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Pesaran</w:t>
      </w:r>
      <w:proofErr w:type="spellEnd"/>
      <w:r w:rsidRPr="000B41F6">
        <w:rPr>
          <w:rFonts w:ascii="Times New Roman" w:hAnsi="Times New Roman" w:cs="Times New Roman"/>
          <w:color w:val="000000" w:themeColor="text1"/>
          <w:sz w:val="24"/>
          <w:szCs w:val="24"/>
        </w:rPr>
        <w:t>, M. Hashem., &amp; Shin, Y. (1996). Cointegration and speed of convergence to equilibrium. </w:t>
      </w:r>
      <w:r w:rsidRPr="000B41F6">
        <w:rPr>
          <w:rFonts w:ascii="Times New Roman" w:hAnsi="Times New Roman" w:cs="Times New Roman"/>
          <w:i/>
          <w:iCs/>
          <w:color w:val="000000" w:themeColor="text1"/>
          <w:sz w:val="24"/>
          <w:szCs w:val="24"/>
        </w:rPr>
        <w:t>Journal of Econometrics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71</w:t>
      </w:r>
      <w:r w:rsidRPr="000B41F6">
        <w:rPr>
          <w:rFonts w:ascii="Times New Roman" w:hAnsi="Times New Roman" w:cs="Times New Roman"/>
          <w:color w:val="000000" w:themeColor="text1"/>
          <w:sz w:val="24"/>
          <w:szCs w:val="24"/>
        </w:rPr>
        <w:t>(1-2), 117–143. https://doi.org/10.1016/0304-4076(94)01697-6</w:t>
      </w:r>
    </w:p>
    <w:p w14:paraId="3628EA5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lastRenderedPageBreak/>
        <w:t>Prestemon</w:t>
      </w:r>
      <w:proofErr w:type="spellEnd"/>
      <w:r w:rsidRPr="000B41F6">
        <w:rPr>
          <w:rFonts w:ascii="Times New Roman" w:hAnsi="Times New Roman" w:cs="Times New Roman"/>
          <w:color w:val="000000" w:themeColor="text1"/>
          <w:sz w:val="24"/>
          <w:szCs w:val="24"/>
        </w:rPr>
        <w:t>, J. P., &amp; Holmes, T. P. (2000). Timber Price Dynamics Following a Natural Catastrophe. </w:t>
      </w:r>
      <w:r w:rsidRPr="000B41F6">
        <w:rPr>
          <w:rFonts w:ascii="Times New Roman" w:hAnsi="Times New Roman" w:cs="Times New Roman"/>
          <w:i/>
          <w:iCs/>
          <w:color w:val="000000" w:themeColor="text1"/>
          <w:sz w:val="24"/>
          <w:szCs w:val="24"/>
        </w:rPr>
        <w:t>American Journal of Agricultural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82</w:t>
      </w:r>
      <w:r w:rsidRPr="000B41F6">
        <w:rPr>
          <w:rFonts w:ascii="Times New Roman" w:hAnsi="Times New Roman" w:cs="Times New Roman"/>
          <w:color w:val="000000" w:themeColor="text1"/>
          <w:sz w:val="24"/>
          <w:szCs w:val="24"/>
        </w:rPr>
        <w:t>(1), 145–160. https://doi.org/10.1111/0002-9092.00012</w:t>
      </w:r>
    </w:p>
    <w:p w14:paraId="5AB24DA3"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Sarker</w:t>
      </w:r>
      <w:proofErr w:type="spellEnd"/>
      <w:r w:rsidRPr="000B41F6">
        <w:rPr>
          <w:rFonts w:ascii="Times New Roman" w:hAnsi="Times New Roman" w:cs="Times New Roman"/>
          <w:color w:val="000000" w:themeColor="text1"/>
          <w:sz w:val="24"/>
          <w:szCs w:val="24"/>
        </w:rPr>
        <w:t>, R. (1996). Canadian softwood lumber export to the united states: A cointegrated and error-corrected system. </w:t>
      </w:r>
      <w:r w:rsidRPr="000B41F6">
        <w:rPr>
          <w:rFonts w:ascii="Times New Roman" w:hAnsi="Times New Roman" w:cs="Times New Roman"/>
          <w:i/>
          <w:iCs/>
          <w:color w:val="000000" w:themeColor="text1"/>
          <w:sz w:val="24"/>
          <w:szCs w:val="24"/>
        </w:rPr>
        <w:t>Journal of Forest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w:t>
      </w:r>
      <w:r w:rsidRPr="000B41F6">
        <w:rPr>
          <w:rFonts w:ascii="Times New Roman" w:hAnsi="Times New Roman" w:cs="Times New Roman"/>
          <w:color w:val="000000" w:themeColor="text1"/>
          <w:sz w:val="24"/>
          <w:szCs w:val="24"/>
        </w:rPr>
        <w:t>(3), 205–229.</w:t>
      </w:r>
    </w:p>
    <w:p w14:paraId="05595E1B"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Schreiber, T. (1997). Detecting and </w:t>
      </w:r>
      <w:proofErr w:type="spellStart"/>
      <w:r w:rsidRPr="000B41F6">
        <w:rPr>
          <w:rFonts w:ascii="Times New Roman" w:hAnsi="Times New Roman" w:cs="Times New Roman"/>
          <w:color w:val="000000" w:themeColor="text1"/>
          <w:sz w:val="24"/>
          <w:szCs w:val="24"/>
        </w:rPr>
        <w:t>Analyzing</w:t>
      </w:r>
      <w:proofErr w:type="spellEnd"/>
      <w:r w:rsidRPr="000B41F6">
        <w:rPr>
          <w:rFonts w:ascii="Times New Roman" w:hAnsi="Times New Roman" w:cs="Times New Roman"/>
          <w:color w:val="000000" w:themeColor="text1"/>
          <w:sz w:val="24"/>
          <w:szCs w:val="24"/>
        </w:rPr>
        <w:t xml:space="preserve"> Nonstationarity in a Time Series Using Nonlinear Cross Predictions. </w:t>
      </w:r>
      <w:r w:rsidRPr="000B41F6">
        <w:rPr>
          <w:rFonts w:ascii="Times New Roman" w:hAnsi="Times New Roman" w:cs="Times New Roman"/>
          <w:i/>
          <w:iCs/>
          <w:color w:val="000000" w:themeColor="text1"/>
          <w:sz w:val="24"/>
          <w:szCs w:val="24"/>
        </w:rPr>
        <w:t>Physical Review Letters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78</w:t>
      </w:r>
      <w:r w:rsidRPr="000B41F6">
        <w:rPr>
          <w:rFonts w:ascii="Times New Roman" w:hAnsi="Times New Roman" w:cs="Times New Roman"/>
          <w:color w:val="000000" w:themeColor="text1"/>
          <w:sz w:val="24"/>
          <w:szCs w:val="24"/>
        </w:rPr>
        <w:t>(5), 843–846. https://doi.org/10.1103/physrevlett.78.843</w:t>
      </w:r>
    </w:p>
    <w:p w14:paraId="507BD6E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Silva, B. K., </w:t>
      </w:r>
      <w:proofErr w:type="spellStart"/>
      <w:r w:rsidRPr="000B41F6">
        <w:rPr>
          <w:rFonts w:ascii="Times New Roman" w:hAnsi="Times New Roman" w:cs="Times New Roman"/>
          <w:color w:val="000000" w:themeColor="text1"/>
          <w:sz w:val="24"/>
          <w:szCs w:val="24"/>
        </w:rPr>
        <w:t>Cubbage</w:t>
      </w:r>
      <w:proofErr w:type="spellEnd"/>
      <w:r w:rsidRPr="000B41F6">
        <w:rPr>
          <w:rFonts w:ascii="Times New Roman" w:hAnsi="Times New Roman" w:cs="Times New Roman"/>
          <w:color w:val="000000" w:themeColor="text1"/>
          <w:sz w:val="24"/>
          <w:szCs w:val="24"/>
        </w:rPr>
        <w:t xml:space="preserve">, F. W., Gonzalez, R., &amp; </w:t>
      </w:r>
      <w:proofErr w:type="spellStart"/>
      <w:r w:rsidRPr="000B41F6">
        <w:rPr>
          <w:rFonts w:ascii="Times New Roman" w:hAnsi="Times New Roman" w:cs="Times New Roman"/>
          <w:color w:val="000000" w:themeColor="text1"/>
          <w:sz w:val="24"/>
          <w:szCs w:val="24"/>
        </w:rPr>
        <w:t>Abt</w:t>
      </w:r>
      <w:proofErr w:type="spellEnd"/>
      <w:r w:rsidRPr="000B41F6">
        <w:rPr>
          <w:rFonts w:ascii="Times New Roman" w:hAnsi="Times New Roman" w:cs="Times New Roman"/>
          <w:color w:val="000000" w:themeColor="text1"/>
          <w:sz w:val="24"/>
          <w:szCs w:val="24"/>
        </w:rPr>
        <w:t>, R. C. (2019). Assessing market power in the U.S. pulp and paper industry. </w:t>
      </w:r>
      <w:r w:rsidRPr="000B41F6">
        <w:rPr>
          <w:rFonts w:ascii="Times New Roman" w:hAnsi="Times New Roman" w:cs="Times New Roman"/>
          <w:i/>
          <w:iCs/>
          <w:color w:val="000000" w:themeColor="text1"/>
          <w:sz w:val="24"/>
          <w:szCs w:val="24"/>
        </w:rPr>
        <w:t>Forest Policy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102</w:t>
      </w:r>
      <w:r w:rsidRPr="000B41F6">
        <w:rPr>
          <w:rFonts w:ascii="Times New Roman" w:hAnsi="Times New Roman" w:cs="Times New Roman"/>
          <w:color w:val="000000" w:themeColor="text1"/>
          <w:sz w:val="24"/>
          <w:szCs w:val="24"/>
        </w:rPr>
        <w:t>, 138–150. https://doi.org/10.1016/j.forpol.2019.03.009</w:t>
      </w:r>
    </w:p>
    <w:p w14:paraId="39F00C0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Singh, M. (2021, November 27). </w:t>
      </w:r>
      <w:r w:rsidRPr="000B41F6">
        <w:rPr>
          <w:rFonts w:ascii="Times New Roman" w:hAnsi="Times New Roman" w:cs="Times New Roman"/>
          <w:i/>
          <w:iCs/>
          <w:color w:val="000000" w:themeColor="text1"/>
          <w:sz w:val="24"/>
          <w:szCs w:val="24"/>
        </w:rPr>
        <w:t>The 2007-08 Financial Crisis in Review</w:t>
      </w:r>
      <w:r w:rsidRPr="000B41F6">
        <w:rPr>
          <w:rFonts w:ascii="Times New Roman" w:hAnsi="Times New Roman" w:cs="Times New Roman"/>
          <w:color w:val="000000" w:themeColor="text1"/>
          <w:sz w:val="24"/>
          <w:szCs w:val="24"/>
        </w:rPr>
        <w:t>. Investopedia. https://www.investopedia.com/articles/economics/09/financial-crisis-review.asp</w:t>
      </w:r>
    </w:p>
    <w:p w14:paraId="490A0D2F"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Song, N., McLellan, I., Liu, W., Wang, Z., &amp; </w:t>
      </w:r>
      <w:proofErr w:type="spellStart"/>
      <w:r w:rsidRPr="000B41F6">
        <w:rPr>
          <w:rFonts w:ascii="Times New Roman" w:hAnsi="Times New Roman" w:cs="Times New Roman"/>
          <w:color w:val="000000" w:themeColor="text1"/>
          <w:sz w:val="24"/>
          <w:szCs w:val="24"/>
        </w:rPr>
        <w:t>Hursthouse</w:t>
      </w:r>
      <w:proofErr w:type="spellEnd"/>
      <w:r w:rsidRPr="000B41F6">
        <w:rPr>
          <w:rFonts w:ascii="Times New Roman" w:hAnsi="Times New Roman" w:cs="Times New Roman"/>
          <w:color w:val="000000" w:themeColor="text1"/>
          <w:sz w:val="24"/>
          <w:szCs w:val="24"/>
        </w:rPr>
        <w:t>, A. (2021). The waste ban in China: what happened next? Assessing the impact of new policies on the waste management sector in China. </w:t>
      </w:r>
      <w:r w:rsidRPr="000B41F6">
        <w:rPr>
          <w:rFonts w:ascii="Times New Roman" w:hAnsi="Times New Roman" w:cs="Times New Roman"/>
          <w:i/>
          <w:iCs/>
          <w:color w:val="000000" w:themeColor="text1"/>
          <w:sz w:val="24"/>
          <w:szCs w:val="24"/>
        </w:rPr>
        <w:t>Environmental Geochemistry and Health</w:t>
      </w:r>
      <w:r w:rsidRPr="000B41F6">
        <w:rPr>
          <w:rFonts w:ascii="Times New Roman" w:hAnsi="Times New Roman" w:cs="Times New Roman"/>
          <w:color w:val="000000" w:themeColor="text1"/>
          <w:sz w:val="24"/>
          <w:szCs w:val="24"/>
        </w:rPr>
        <w:t>. https://doi.org/10.1007/s10653-021-01101-y</w:t>
      </w:r>
    </w:p>
    <w:p w14:paraId="21A8971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Stigler, G. J., &amp; Sherwin, R. A. (1985). The Extent of the Market. </w:t>
      </w:r>
      <w:r w:rsidRPr="000B41F6">
        <w:rPr>
          <w:rFonts w:ascii="Times New Roman" w:hAnsi="Times New Roman" w:cs="Times New Roman"/>
          <w:i/>
          <w:iCs/>
          <w:color w:val="000000" w:themeColor="text1"/>
          <w:sz w:val="24"/>
          <w:szCs w:val="24"/>
        </w:rPr>
        <w:t>Journal of Law and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28</w:t>
      </w:r>
      <w:r w:rsidRPr="000B41F6">
        <w:rPr>
          <w:rFonts w:ascii="Times New Roman" w:hAnsi="Times New Roman" w:cs="Times New Roman"/>
          <w:color w:val="000000" w:themeColor="text1"/>
          <w:sz w:val="24"/>
          <w:szCs w:val="24"/>
        </w:rPr>
        <w:t>(3), 555.</w:t>
      </w:r>
    </w:p>
    <w:p w14:paraId="5BB95772"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Stiglitz, J. E. (1993). The Role of the State in Financial Markets. </w:t>
      </w:r>
      <w:r w:rsidRPr="000B41F6">
        <w:rPr>
          <w:rFonts w:ascii="Times New Roman" w:hAnsi="Times New Roman" w:cs="Times New Roman"/>
          <w:i/>
          <w:iCs/>
          <w:color w:val="000000" w:themeColor="text1"/>
          <w:sz w:val="24"/>
          <w:szCs w:val="24"/>
        </w:rPr>
        <w:t>The World Bank Economic Review</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w:t>
      </w:r>
      <w:r w:rsidRPr="000B41F6">
        <w:rPr>
          <w:rFonts w:ascii="Times New Roman" w:hAnsi="Times New Roman" w:cs="Times New Roman"/>
          <w:color w:val="000000" w:themeColor="text1"/>
          <w:sz w:val="24"/>
          <w:szCs w:val="24"/>
        </w:rPr>
        <w:t>(1), 19–52. https://doi.org/10.1093/wber/7.suppl_1.19</w:t>
      </w:r>
    </w:p>
    <w:p w14:paraId="705CA78C"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Størdal</w:t>
      </w:r>
      <w:proofErr w:type="spellEnd"/>
      <w:r w:rsidRPr="000B41F6">
        <w:rPr>
          <w:rFonts w:ascii="Times New Roman" w:hAnsi="Times New Roman" w:cs="Times New Roman"/>
          <w:color w:val="000000" w:themeColor="text1"/>
          <w:sz w:val="24"/>
          <w:szCs w:val="24"/>
        </w:rPr>
        <w:t xml:space="preserve">, S., Lien, G., &amp; </w:t>
      </w:r>
      <w:proofErr w:type="spellStart"/>
      <w:r w:rsidRPr="000B41F6">
        <w:rPr>
          <w:rFonts w:ascii="Times New Roman" w:hAnsi="Times New Roman" w:cs="Times New Roman"/>
          <w:color w:val="000000" w:themeColor="text1"/>
          <w:sz w:val="24"/>
          <w:szCs w:val="24"/>
        </w:rPr>
        <w:t>Trømborg</w:t>
      </w:r>
      <w:proofErr w:type="spellEnd"/>
      <w:r w:rsidRPr="000B41F6">
        <w:rPr>
          <w:rFonts w:ascii="Times New Roman" w:hAnsi="Times New Roman" w:cs="Times New Roman"/>
          <w:color w:val="000000" w:themeColor="text1"/>
          <w:sz w:val="24"/>
          <w:szCs w:val="24"/>
        </w:rPr>
        <w:t>, E. (2021). Impacts of Infectious Disease Outbreaks on Firm Performance and Risk: The Forest Industries during the COVID-19 Pandemic. </w:t>
      </w:r>
      <w:r w:rsidRPr="000B41F6">
        <w:rPr>
          <w:rFonts w:ascii="Times New Roman" w:hAnsi="Times New Roman" w:cs="Times New Roman"/>
          <w:i/>
          <w:iCs/>
          <w:color w:val="000000" w:themeColor="text1"/>
          <w:sz w:val="24"/>
          <w:szCs w:val="24"/>
        </w:rPr>
        <w:t>Journal of Risk and Financial Management</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14</w:t>
      </w:r>
      <w:r w:rsidRPr="000B41F6">
        <w:rPr>
          <w:rFonts w:ascii="Times New Roman" w:hAnsi="Times New Roman" w:cs="Times New Roman"/>
          <w:color w:val="000000" w:themeColor="text1"/>
          <w:sz w:val="24"/>
          <w:szCs w:val="24"/>
        </w:rPr>
        <w:t>(7), 318. https://doi.org/10.3390/jrfm14070318</w:t>
      </w:r>
    </w:p>
    <w:p w14:paraId="2D949EB8"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lastRenderedPageBreak/>
        <w:t>Strauss-Kahn, M.-O. (2020, May 5). </w:t>
      </w:r>
      <w:r w:rsidRPr="000B41F6">
        <w:rPr>
          <w:rFonts w:ascii="Times New Roman" w:hAnsi="Times New Roman" w:cs="Times New Roman"/>
          <w:i/>
          <w:iCs/>
          <w:color w:val="000000" w:themeColor="text1"/>
          <w:sz w:val="24"/>
          <w:szCs w:val="24"/>
        </w:rPr>
        <w:t>Can we compare the COVID-19 and 2008 crises?</w:t>
      </w:r>
      <w:r w:rsidRPr="000B41F6">
        <w:rPr>
          <w:rFonts w:ascii="Times New Roman" w:hAnsi="Times New Roman" w:cs="Times New Roman"/>
          <w:color w:val="000000" w:themeColor="text1"/>
          <w:sz w:val="24"/>
          <w:szCs w:val="24"/>
        </w:rPr>
        <w:t> Atlantic Council. https://www.atlanticcouncil.org/blogs/new-atlanticist/can-we-compare-the-covid-19-and-2008-crises/</w:t>
      </w:r>
    </w:p>
    <w:p w14:paraId="3999D23C"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Sun, C., &amp; Zhang, D. (2001). Assessing the Financial Performance of Forestry-Related Investment Vehicles: Capital Asset Pricing Model vs. Arbitrage Pricing Theory. </w:t>
      </w:r>
      <w:r w:rsidRPr="000B41F6">
        <w:rPr>
          <w:rFonts w:ascii="Times New Roman" w:hAnsi="Times New Roman" w:cs="Times New Roman"/>
          <w:i/>
          <w:iCs/>
          <w:color w:val="000000" w:themeColor="text1"/>
          <w:sz w:val="24"/>
          <w:szCs w:val="24"/>
        </w:rPr>
        <w:t>American Journal of Agricultural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83</w:t>
      </w:r>
      <w:r w:rsidRPr="000B41F6">
        <w:rPr>
          <w:rFonts w:ascii="Times New Roman" w:hAnsi="Times New Roman" w:cs="Times New Roman"/>
          <w:color w:val="000000" w:themeColor="text1"/>
          <w:sz w:val="24"/>
          <w:szCs w:val="24"/>
        </w:rPr>
        <w:t>(3), 617–628. https://doi.org/10.1111/0002-9092.00182</w:t>
      </w:r>
    </w:p>
    <w:p w14:paraId="5D23160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Tang, X., &amp; Laaksonen-Craig, S. (2007). The law of one price in the United States and Canadian newsprint markets. </w:t>
      </w:r>
      <w:r w:rsidRPr="000B41F6">
        <w:rPr>
          <w:rFonts w:ascii="Times New Roman" w:hAnsi="Times New Roman" w:cs="Times New Roman"/>
          <w:i/>
          <w:iCs/>
          <w:color w:val="000000" w:themeColor="text1"/>
          <w:sz w:val="24"/>
          <w:szCs w:val="24"/>
        </w:rPr>
        <w:t>Canadian Journal of Forest Research</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37</w:t>
      </w:r>
      <w:r w:rsidRPr="000B41F6">
        <w:rPr>
          <w:rFonts w:ascii="Times New Roman" w:hAnsi="Times New Roman" w:cs="Times New Roman"/>
          <w:color w:val="000000" w:themeColor="text1"/>
          <w:sz w:val="24"/>
          <w:szCs w:val="24"/>
        </w:rPr>
        <w:t>(8), 1495–1504. https://doi.org/10.1139/x06-322</w:t>
      </w:r>
    </w:p>
    <w:p w14:paraId="2610AFEF"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Tidwell, T. (2016). </w:t>
      </w:r>
      <w:r w:rsidRPr="000B41F6">
        <w:rPr>
          <w:rFonts w:ascii="Times New Roman" w:hAnsi="Times New Roman" w:cs="Times New Roman"/>
          <w:i/>
          <w:iCs/>
          <w:color w:val="000000" w:themeColor="text1"/>
          <w:sz w:val="24"/>
          <w:szCs w:val="24"/>
        </w:rPr>
        <w:t>State of Forests and Forestry in the United States | US Forest Service</w:t>
      </w:r>
      <w:r w:rsidRPr="000B41F6">
        <w:rPr>
          <w:rFonts w:ascii="Times New Roman" w:hAnsi="Times New Roman" w:cs="Times New Roman"/>
          <w:color w:val="000000" w:themeColor="text1"/>
          <w:sz w:val="24"/>
          <w:szCs w:val="24"/>
        </w:rPr>
        <w:t>. Usda.gov. https://www.fs.usda.gov/speeches/state-forests-and-forestry-united-states-1</w:t>
      </w:r>
    </w:p>
    <w:p w14:paraId="693A2FCD"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Tokar</w:t>
      </w:r>
      <w:proofErr w:type="spellEnd"/>
      <w:r w:rsidRPr="000B41F6">
        <w:rPr>
          <w:rFonts w:ascii="Times New Roman" w:hAnsi="Times New Roman" w:cs="Times New Roman"/>
          <w:color w:val="000000" w:themeColor="text1"/>
          <w:sz w:val="24"/>
          <w:szCs w:val="24"/>
        </w:rPr>
        <w:t>, T., Jensen, R., &amp; Williams, B. D. (2021). A guide to the seen costs and unseen benefits of e-commerce. </w:t>
      </w:r>
      <w:r w:rsidRPr="000B41F6">
        <w:rPr>
          <w:rFonts w:ascii="Times New Roman" w:hAnsi="Times New Roman" w:cs="Times New Roman"/>
          <w:i/>
          <w:iCs/>
          <w:color w:val="000000" w:themeColor="text1"/>
          <w:sz w:val="24"/>
          <w:szCs w:val="24"/>
        </w:rPr>
        <w:t>Business Horizons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64</w:t>
      </w:r>
      <w:r w:rsidRPr="000B41F6">
        <w:rPr>
          <w:rFonts w:ascii="Times New Roman" w:hAnsi="Times New Roman" w:cs="Times New Roman"/>
          <w:color w:val="000000" w:themeColor="text1"/>
          <w:sz w:val="24"/>
          <w:szCs w:val="24"/>
        </w:rPr>
        <w:t>(3). https://doi.org/10.1016/j.bushor.2021.01.002</w:t>
      </w:r>
    </w:p>
    <w:p w14:paraId="7848AC5A"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Verkerk</w:t>
      </w:r>
      <w:proofErr w:type="spellEnd"/>
      <w:r w:rsidRPr="000B41F6">
        <w:rPr>
          <w:rFonts w:ascii="Times New Roman" w:hAnsi="Times New Roman" w:cs="Times New Roman"/>
          <w:color w:val="000000" w:themeColor="text1"/>
          <w:sz w:val="24"/>
          <w:szCs w:val="24"/>
        </w:rPr>
        <w:t xml:space="preserve">, P. J., Fitzgerald, J. B., Datta, P., Dees, M., </w:t>
      </w:r>
      <w:proofErr w:type="spellStart"/>
      <w:r w:rsidRPr="000B41F6">
        <w:rPr>
          <w:rFonts w:ascii="Times New Roman" w:hAnsi="Times New Roman" w:cs="Times New Roman"/>
          <w:color w:val="000000" w:themeColor="text1"/>
          <w:sz w:val="24"/>
          <w:szCs w:val="24"/>
        </w:rPr>
        <w:t>Hengeveld</w:t>
      </w:r>
      <w:proofErr w:type="spellEnd"/>
      <w:r w:rsidRPr="000B41F6">
        <w:rPr>
          <w:rFonts w:ascii="Times New Roman" w:hAnsi="Times New Roman" w:cs="Times New Roman"/>
          <w:color w:val="000000" w:themeColor="text1"/>
          <w:sz w:val="24"/>
          <w:szCs w:val="24"/>
        </w:rPr>
        <w:t xml:space="preserve">, G. M., Lindner, M., &amp; </w:t>
      </w:r>
      <w:proofErr w:type="spellStart"/>
      <w:r w:rsidRPr="000B41F6">
        <w:rPr>
          <w:rFonts w:ascii="Times New Roman" w:hAnsi="Times New Roman" w:cs="Times New Roman"/>
          <w:color w:val="000000" w:themeColor="text1"/>
          <w:sz w:val="24"/>
          <w:szCs w:val="24"/>
        </w:rPr>
        <w:t>Zudin</w:t>
      </w:r>
      <w:proofErr w:type="spellEnd"/>
      <w:r w:rsidRPr="000B41F6">
        <w:rPr>
          <w:rFonts w:ascii="Times New Roman" w:hAnsi="Times New Roman" w:cs="Times New Roman"/>
          <w:color w:val="000000" w:themeColor="text1"/>
          <w:sz w:val="24"/>
          <w:szCs w:val="24"/>
        </w:rPr>
        <w:t>, S. (2019). Spatial distribution of the potential forest biomass availability in Europe. </w:t>
      </w:r>
      <w:r w:rsidRPr="000B41F6">
        <w:rPr>
          <w:rFonts w:ascii="Times New Roman" w:hAnsi="Times New Roman" w:cs="Times New Roman"/>
          <w:i/>
          <w:iCs/>
          <w:color w:val="000000" w:themeColor="text1"/>
          <w:sz w:val="24"/>
          <w:szCs w:val="24"/>
        </w:rPr>
        <w:t>Forest Ecosystems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6</w:t>
      </w:r>
      <w:r w:rsidRPr="000B41F6">
        <w:rPr>
          <w:rFonts w:ascii="Times New Roman" w:hAnsi="Times New Roman" w:cs="Times New Roman"/>
          <w:color w:val="000000" w:themeColor="text1"/>
          <w:sz w:val="24"/>
          <w:szCs w:val="24"/>
        </w:rPr>
        <w:t>(1). https://doi.org/10.1186/s40663-019-0163-5</w:t>
      </w:r>
    </w:p>
    <w:p w14:paraId="1708F395"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Wang, R., Tan, J., &amp; Yao, S. (2021). Are natural resources a blessing or a curse for economic development? The importance of energy innovations. </w:t>
      </w:r>
      <w:r w:rsidRPr="000B41F6">
        <w:rPr>
          <w:rFonts w:ascii="Times New Roman" w:hAnsi="Times New Roman" w:cs="Times New Roman"/>
          <w:i/>
          <w:iCs/>
          <w:color w:val="000000" w:themeColor="text1"/>
          <w:sz w:val="24"/>
          <w:szCs w:val="24"/>
        </w:rPr>
        <w:t>Resources Policy</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72</w:t>
      </w:r>
      <w:r w:rsidRPr="000B41F6">
        <w:rPr>
          <w:rFonts w:ascii="Times New Roman" w:hAnsi="Times New Roman" w:cs="Times New Roman"/>
          <w:color w:val="000000" w:themeColor="text1"/>
          <w:sz w:val="24"/>
          <w:szCs w:val="24"/>
        </w:rPr>
        <w:t>, 102042. https://doi.org/10.1016/j.resourpol.2021.102042</w:t>
      </w:r>
    </w:p>
    <w:p w14:paraId="4D754A68"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 xml:space="preserve">Yin, R., Newman, D. H., &amp; </w:t>
      </w:r>
      <w:proofErr w:type="spellStart"/>
      <w:r w:rsidRPr="000B41F6">
        <w:rPr>
          <w:rFonts w:ascii="Times New Roman" w:hAnsi="Times New Roman" w:cs="Times New Roman"/>
          <w:color w:val="000000" w:themeColor="text1"/>
          <w:sz w:val="24"/>
          <w:szCs w:val="24"/>
        </w:rPr>
        <w:t>Siry</w:t>
      </w:r>
      <w:proofErr w:type="spellEnd"/>
      <w:r w:rsidRPr="000B41F6">
        <w:rPr>
          <w:rFonts w:ascii="Times New Roman" w:hAnsi="Times New Roman" w:cs="Times New Roman"/>
          <w:color w:val="000000" w:themeColor="text1"/>
          <w:sz w:val="24"/>
          <w:szCs w:val="24"/>
        </w:rPr>
        <w:t>, J. (2002). Testing for market integration among southern pine regions. </w:t>
      </w:r>
      <w:r w:rsidRPr="000B41F6">
        <w:rPr>
          <w:rFonts w:ascii="Times New Roman" w:hAnsi="Times New Roman" w:cs="Times New Roman"/>
          <w:i/>
          <w:iCs/>
          <w:color w:val="000000" w:themeColor="text1"/>
          <w:sz w:val="24"/>
          <w:szCs w:val="24"/>
        </w:rPr>
        <w:t>Journal of Forest Economics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8</w:t>
      </w:r>
      <w:r w:rsidRPr="000B41F6">
        <w:rPr>
          <w:rFonts w:ascii="Times New Roman" w:hAnsi="Times New Roman" w:cs="Times New Roman"/>
          <w:color w:val="000000" w:themeColor="text1"/>
          <w:sz w:val="24"/>
          <w:szCs w:val="24"/>
        </w:rPr>
        <w:t>(2), 151–166. https://doi.org/10.1078/1104-6899-00009</w:t>
      </w:r>
    </w:p>
    <w:p w14:paraId="27B46939"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lastRenderedPageBreak/>
        <w:t>Zahniser</w:t>
      </w:r>
      <w:proofErr w:type="spellEnd"/>
      <w:r w:rsidRPr="000B41F6">
        <w:rPr>
          <w:rFonts w:ascii="Times New Roman" w:hAnsi="Times New Roman" w:cs="Times New Roman"/>
          <w:color w:val="000000" w:themeColor="text1"/>
          <w:sz w:val="24"/>
          <w:szCs w:val="24"/>
        </w:rPr>
        <w:t xml:space="preserve">, S., </w:t>
      </w:r>
      <w:proofErr w:type="spellStart"/>
      <w:r w:rsidRPr="000B41F6">
        <w:rPr>
          <w:rFonts w:ascii="Times New Roman" w:hAnsi="Times New Roman" w:cs="Times New Roman"/>
          <w:color w:val="000000" w:themeColor="text1"/>
          <w:sz w:val="24"/>
          <w:szCs w:val="24"/>
        </w:rPr>
        <w:t>Angadjivand</w:t>
      </w:r>
      <w:proofErr w:type="spellEnd"/>
      <w:r w:rsidRPr="000B41F6">
        <w:rPr>
          <w:rFonts w:ascii="Times New Roman" w:hAnsi="Times New Roman" w:cs="Times New Roman"/>
          <w:color w:val="000000" w:themeColor="text1"/>
          <w:sz w:val="24"/>
          <w:szCs w:val="24"/>
        </w:rPr>
        <w:t>, S., &amp; Hertz, T. (2015). </w:t>
      </w:r>
      <w:r w:rsidRPr="000B41F6">
        <w:rPr>
          <w:rFonts w:ascii="Times New Roman" w:hAnsi="Times New Roman" w:cs="Times New Roman"/>
          <w:i/>
          <w:iCs/>
          <w:color w:val="000000" w:themeColor="text1"/>
          <w:sz w:val="24"/>
          <w:szCs w:val="24"/>
        </w:rPr>
        <w:t>USDA ERS - NAFTA at 20: With Regional Trade Liberalization Complete, Focus Shifts to Other Methods of Deepening Economic Integration</w:t>
      </w:r>
      <w:r w:rsidRPr="000B41F6">
        <w:rPr>
          <w:rFonts w:ascii="Times New Roman" w:hAnsi="Times New Roman" w:cs="Times New Roman"/>
          <w:color w:val="000000" w:themeColor="text1"/>
          <w:sz w:val="24"/>
          <w:szCs w:val="24"/>
        </w:rPr>
        <w:t>. Usda.gov. https://www.ers.usda.gov/amber-waves/2015/april/nafta-at-20-with-regional-trade-liberalization-complete-focus-shifts-to-other-methods-of-deepening-economic-integration/</w:t>
      </w:r>
    </w:p>
    <w:p w14:paraId="4F3589B2"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rPr>
        <w:t>Zhang, J. (2000). Sino‐US Trade Issues After the WTO Deal: A Chinese perspective. </w:t>
      </w:r>
      <w:r w:rsidRPr="000B41F6">
        <w:rPr>
          <w:rFonts w:ascii="Times New Roman" w:hAnsi="Times New Roman" w:cs="Times New Roman"/>
          <w:i/>
          <w:iCs/>
          <w:color w:val="000000" w:themeColor="text1"/>
          <w:sz w:val="24"/>
          <w:szCs w:val="24"/>
        </w:rPr>
        <w:t>Journal of Contemporary China</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9</w:t>
      </w:r>
      <w:r w:rsidRPr="000B41F6">
        <w:rPr>
          <w:rFonts w:ascii="Times New Roman" w:hAnsi="Times New Roman" w:cs="Times New Roman"/>
          <w:color w:val="000000" w:themeColor="text1"/>
          <w:sz w:val="24"/>
          <w:szCs w:val="24"/>
        </w:rPr>
        <w:t>(24), 309–322. https://doi.org/10.1080/713675935</w:t>
      </w:r>
    </w:p>
    <w:p w14:paraId="53F05146" w14:textId="77777777" w:rsidR="007713EC" w:rsidRPr="000B41F6" w:rsidRDefault="007713EC" w:rsidP="000B41F6">
      <w:pPr>
        <w:shd w:val="clear" w:color="auto" w:fill="FFFFFF"/>
        <w:spacing w:line="480" w:lineRule="auto"/>
        <w:ind w:left="720" w:hanging="720"/>
        <w:contextualSpacing/>
        <w:rPr>
          <w:rFonts w:ascii="Times New Roman" w:hAnsi="Times New Roman" w:cs="Times New Roman"/>
          <w:color w:val="000000" w:themeColor="text1"/>
          <w:sz w:val="24"/>
          <w:szCs w:val="24"/>
        </w:rPr>
      </w:pPr>
      <w:proofErr w:type="spellStart"/>
      <w:r w:rsidRPr="000B41F6">
        <w:rPr>
          <w:rFonts w:ascii="Times New Roman" w:hAnsi="Times New Roman" w:cs="Times New Roman"/>
          <w:color w:val="000000" w:themeColor="text1"/>
          <w:sz w:val="24"/>
          <w:szCs w:val="24"/>
        </w:rPr>
        <w:t>Zivot</w:t>
      </w:r>
      <w:proofErr w:type="spellEnd"/>
      <w:r w:rsidRPr="000B41F6">
        <w:rPr>
          <w:rFonts w:ascii="Times New Roman" w:hAnsi="Times New Roman" w:cs="Times New Roman"/>
          <w:color w:val="000000" w:themeColor="text1"/>
          <w:sz w:val="24"/>
          <w:szCs w:val="24"/>
        </w:rPr>
        <w:t>, E., &amp; Andrews, D. W. K. (1992). Further Evidence on the Great Crash, the Oil-Price Shock, and the Unit-Root Hypothesis. </w:t>
      </w:r>
      <w:r w:rsidRPr="000B41F6">
        <w:rPr>
          <w:rFonts w:ascii="Times New Roman" w:hAnsi="Times New Roman" w:cs="Times New Roman"/>
          <w:i/>
          <w:iCs/>
          <w:color w:val="000000" w:themeColor="text1"/>
          <w:sz w:val="24"/>
          <w:szCs w:val="24"/>
        </w:rPr>
        <w:t>Journal of Business &amp; Economic Statistics</w:t>
      </w:r>
      <w:r w:rsidRPr="000B41F6">
        <w:rPr>
          <w:rFonts w:ascii="Times New Roman" w:hAnsi="Times New Roman" w:cs="Times New Roman"/>
          <w:color w:val="000000" w:themeColor="text1"/>
          <w:sz w:val="24"/>
          <w:szCs w:val="24"/>
        </w:rPr>
        <w:t>, </w:t>
      </w:r>
      <w:r w:rsidRPr="000B41F6">
        <w:rPr>
          <w:rFonts w:ascii="Times New Roman" w:hAnsi="Times New Roman" w:cs="Times New Roman"/>
          <w:i/>
          <w:iCs/>
          <w:color w:val="000000" w:themeColor="text1"/>
          <w:sz w:val="24"/>
          <w:szCs w:val="24"/>
        </w:rPr>
        <w:t>10</w:t>
      </w:r>
      <w:r w:rsidRPr="000B41F6">
        <w:rPr>
          <w:rFonts w:ascii="Times New Roman" w:hAnsi="Times New Roman" w:cs="Times New Roman"/>
          <w:color w:val="000000" w:themeColor="text1"/>
          <w:sz w:val="24"/>
          <w:szCs w:val="24"/>
        </w:rPr>
        <w:t>(3), 251. https://doi.org/10.2307/1391541</w:t>
      </w:r>
    </w:p>
    <w:p w14:paraId="456ABB94" w14:textId="77777777" w:rsidR="007713EC" w:rsidRPr="000B41F6" w:rsidRDefault="007713EC" w:rsidP="000B41F6">
      <w:pPr>
        <w:spacing w:line="480" w:lineRule="auto"/>
        <w:contextualSpacing/>
        <w:rPr>
          <w:rFonts w:ascii="Times New Roman" w:hAnsi="Times New Roman" w:cs="Times New Roman"/>
          <w:color w:val="000000" w:themeColor="text1"/>
          <w:sz w:val="24"/>
          <w:szCs w:val="24"/>
        </w:rPr>
      </w:pPr>
      <w:r w:rsidRPr="000B41F6">
        <w:rPr>
          <w:rFonts w:ascii="Times New Roman" w:hAnsi="Times New Roman" w:cs="Times New Roman"/>
          <w:color w:val="000000" w:themeColor="text1"/>
          <w:sz w:val="24"/>
          <w:szCs w:val="24"/>
          <w:shd w:val="clear" w:color="auto" w:fill="FFFFFF"/>
        </w:rPr>
        <w:t>‌</w:t>
      </w:r>
    </w:p>
    <w:p w14:paraId="3A785F91" w14:textId="77777777" w:rsidR="00982FBC" w:rsidRPr="000B41F6" w:rsidRDefault="00982FBC" w:rsidP="000B41F6">
      <w:pPr>
        <w:spacing w:line="480" w:lineRule="auto"/>
        <w:contextualSpacing/>
        <w:rPr>
          <w:rFonts w:ascii="Times New Roman" w:hAnsi="Times New Roman" w:cs="Times New Roman"/>
          <w:color w:val="000000" w:themeColor="text1"/>
          <w:sz w:val="24"/>
          <w:szCs w:val="24"/>
        </w:rPr>
      </w:pPr>
    </w:p>
    <w:p w14:paraId="0123D9F6" w14:textId="77777777" w:rsidR="0061359D" w:rsidRPr="000B41F6" w:rsidRDefault="0061359D" w:rsidP="000B41F6">
      <w:pPr>
        <w:spacing w:line="480" w:lineRule="auto"/>
        <w:contextualSpacing/>
        <w:rPr>
          <w:rFonts w:ascii="Times New Roman" w:hAnsi="Times New Roman" w:cs="Times New Roman"/>
          <w:color w:val="000000" w:themeColor="text1"/>
          <w:sz w:val="24"/>
          <w:szCs w:val="24"/>
        </w:rPr>
      </w:pPr>
    </w:p>
    <w:p w14:paraId="0A0F3AFD" w14:textId="77777777" w:rsidR="00A64906" w:rsidRPr="000B41F6" w:rsidRDefault="00A64906" w:rsidP="000B41F6">
      <w:pPr>
        <w:spacing w:line="480" w:lineRule="auto"/>
        <w:contextualSpacing/>
        <w:rPr>
          <w:rFonts w:ascii="Times New Roman" w:hAnsi="Times New Roman" w:cs="Times New Roman"/>
          <w:color w:val="000000" w:themeColor="text1"/>
          <w:sz w:val="24"/>
          <w:szCs w:val="24"/>
        </w:rPr>
      </w:pPr>
    </w:p>
    <w:p w14:paraId="0E222C49" w14:textId="77777777" w:rsidR="00AB5E5C" w:rsidRPr="000B41F6" w:rsidRDefault="00AB5E5C" w:rsidP="000B41F6">
      <w:pPr>
        <w:spacing w:line="480" w:lineRule="auto"/>
        <w:contextualSpacing/>
        <w:rPr>
          <w:rFonts w:ascii="Times New Roman" w:hAnsi="Times New Roman" w:cs="Times New Roman"/>
          <w:color w:val="000000" w:themeColor="text1"/>
          <w:sz w:val="24"/>
          <w:szCs w:val="24"/>
        </w:rPr>
      </w:pPr>
    </w:p>
    <w:p w14:paraId="4415669E" w14:textId="31E8902C" w:rsidR="00C20785" w:rsidRPr="000B41F6" w:rsidRDefault="00C20785" w:rsidP="000B41F6">
      <w:pPr>
        <w:spacing w:line="480" w:lineRule="auto"/>
        <w:contextualSpacing/>
        <w:rPr>
          <w:rFonts w:ascii="Times New Roman" w:hAnsi="Times New Roman" w:cs="Times New Roman"/>
          <w:color w:val="000000" w:themeColor="text1"/>
          <w:sz w:val="24"/>
          <w:szCs w:val="24"/>
        </w:rPr>
      </w:pPr>
    </w:p>
    <w:p w14:paraId="2B21C302" w14:textId="77777777" w:rsidR="00C20785" w:rsidRPr="000B41F6" w:rsidRDefault="00C20785" w:rsidP="000B41F6">
      <w:pPr>
        <w:spacing w:line="480" w:lineRule="auto"/>
        <w:contextualSpacing/>
        <w:rPr>
          <w:rFonts w:ascii="Times New Roman" w:hAnsi="Times New Roman" w:cs="Times New Roman"/>
          <w:color w:val="000000" w:themeColor="text1"/>
          <w:sz w:val="24"/>
          <w:szCs w:val="24"/>
        </w:rPr>
      </w:pPr>
    </w:p>
    <w:sectPr w:rsidR="00C20785" w:rsidRPr="000B41F6">
      <w:footerReference w:type="even" r:id="rId25"/>
      <w:footerReference w:type="default" r:id="rId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Abhijit Sharma" w:date="2022-05-29T17:26:00Z" w:initials="AS">
    <w:p w14:paraId="3AD5EA95" w14:textId="138E6B71" w:rsidR="00AB7523" w:rsidRDefault="00AB7523">
      <w:pPr>
        <w:pStyle w:val="CommentText"/>
      </w:pPr>
      <w:r>
        <w:rPr>
          <w:rStyle w:val="CommentReference"/>
        </w:rPr>
        <w:annotationRef/>
      </w:r>
      <w:r>
        <w:t>I don’t know what this means – you need to use non-colloquial language clearly showing what you mean.</w:t>
      </w:r>
    </w:p>
  </w:comment>
  <w:comment w:id="15" w:author="Abhijit Sharma" w:date="2022-05-29T17:29:00Z" w:initials="AS">
    <w:p w14:paraId="7FEEA1E1" w14:textId="24C68858" w:rsidR="0073704D" w:rsidRDefault="0073704D">
      <w:pPr>
        <w:pStyle w:val="CommentText"/>
      </w:pPr>
      <w:r>
        <w:rPr>
          <w:rStyle w:val="CommentReference"/>
        </w:rPr>
        <w:annotationRef/>
      </w:r>
      <w:r>
        <w:t xml:space="preserve">No – incorrect; I am not sure you have a sufficient knowledge of basic microeconomics. You need to read some relevant chapters from Varian for example. </w:t>
      </w:r>
    </w:p>
  </w:comment>
  <w:comment w:id="20" w:author="Abhijit Sharma" w:date="2022-05-29T17:31:00Z" w:initials="AS">
    <w:p w14:paraId="581BFFED" w14:textId="27C046C6" w:rsidR="00896351" w:rsidRDefault="00896351">
      <w:pPr>
        <w:pStyle w:val="CommentText"/>
      </w:pPr>
      <w:r>
        <w:rPr>
          <w:rStyle w:val="CommentReference"/>
        </w:rPr>
        <w:annotationRef/>
      </w:r>
      <w:r>
        <w:t xml:space="preserve">Could you not find anything more recent? This is over 25 years old! </w:t>
      </w:r>
    </w:p>
  </w:comment>
  <w:comment w:id="31" w:author="Abhijit Sharma" w:date="2022-05-29T17:35:00Z" w:initials="AS">
    <w:p w14:paraId="0C3D18BA" w14:textId="7483261C" w:rsidR="00980276" w:rsidRDefault="00980276">
      <w:pPr>
        <w:pStyle w:val="CommentText"/>
      </w:pPr>
      <w:r>
        <w:rPr>
          <w:rStyle w:val="CommentReference"/>
        </w:rPr>
        <w:annotationRef/>
      </w:r>
      <w:r>
        <w:t xml:space="preserve">Again – c. 7 years old; your literature review need to have recent papers. </w:t>
      </w:r>
    </w:p>
  </w:comment>
  <w:comment w:id="99" w:author="Abhijit Sharma" w:date="2022-05-29T17:52:00Z" w:initials="AS">
    <w:p w14:paraId="08C293AC" w14:textId="4D126646" w:rsidR="007D1544" w:rsidRDefault="007D1544">
      <w:pPr>
        <w:pStyle w:val="CommentText"/>
      </w:pPr>
      <w:r>
        <w:rPr>
          <w:rStyle w:val="CommentReference"/>
        </w:rPr>
        <w:annotationRef/>
      </w:r>
      <w:r>
        <w:t xml:space="preserve">Suddenly you change nomenclature not calling this the pandemic any longer! </w:t>
      </w:r>
    </w:p>
  </w:comment>
  <w:comment w:id="168" w:author="Abhijit Sharma" w:date="2022-05-29T18:09:00Z" w:initials="AS">
    <w:p w14:paraId="07A69668" w14:textId="49A618EF" w:rsidR="00C41CAE" w:rsidRDefault="00C41CAE">
      <w:pPr>
        <w:pStyle w:val="CommentText"/>
      </w:pPr>
      <w:r>
        <w:rPr>
          <w:rStyle w:val="CommentReference"/>
        </w:rPr>
        <w:annotationRef/>
      </w:r>
      <w:r>
        <w:t xml:space="preserve">You need to move on from this rather old paper. </w:t>
      </w:r>
    </w:p>
  </w:comment>
  <w:comment w:id="177" w:author="Abhijit Sharma" w:date="2022-05-29T18:10:00Z" w:initials="AS">
    <w:p w14:paraId="62749A79" w14:textId="2659A4AE" w:rsidR="00FE20C2" w:rsidRDefault="00FE20C2">
      <w:pPr>
        <w:pStyle w:val="CommentText"/>
      </w:pPr>
      <w:r>
        <w:rPr>
          <w:rStyle w:val="CommentReference"/>
        </w:rPr>
        <w:annotationRef/>
      </w:r>
      <w:r>
        <w:t xml:space="preserve">WHY IS ALL THIS HERE AND NOT IN METHODOLOGY? </w:t>
      </w:r>
    </w:p>
  </w:comment>
  <w:comment w:id="210" w:author="Abhijit Sharma" w:date="2022-05-29T18:19:00Z" w:initials="AS">
    <w:p w14:paraId="6973AF4E" w14:textId="00191A9E" w:rsidR="00AA4948" w:rsidRDefault="00AA4948">
      <w:pPr>
        <w:pStyle w:val="CommentText"/>
      </w:pPr>
      <w:r>
        <w:rPr>
          <w:rStyle w:val="CommentReference"/>
        </w:rPr>
        <w:annotationRef/>
      </w:r>
      <w:r>
        <w:t xml:space="preserve">I HAVE NO IDEA WHAT THIS MEANS. </w:t>
      </w:r>
    </w:p>
  </w:comment>
  <w:comment w:id="276" w:author="Abhijit Sharma" w:date="2022-05-29T18:32:00Z" w:initials="AS">
    <w:p w14:paraId="6E7452A2" w14:textId="593CD4EF" w:rsidR="00F7760C" w:rsidRDefault="00F7760C">
      <w:pPr>
        <w:pStyle w:val="CommentText"/>
      </w:pPr>
      <w:r>
        <w:rPr>
          <w:rStyle w:val="CommentReference"/>
        </w:rPr>
        <w:annotationRef/>
      </w:r>
      <w:r>
        <w:t>BAD TERMINOLOGY – WE SHOULD NOT BE USING CORRELATIONS.</w:t>
      </w:r>
    </w:p>
  </w:comment>
  <w:comment w:id="286" w:author="Abhijit Sharma" w:date="2022-05-29T18:33:00Z" w:initials="AS">
    <w:p w14:paraId="446120AD" w14:textId="28FE064C" w:rsidR="00766653" w:rsidRDefault="00766653">
      <w:pPr>
        <w:pStyle w:val="CommentText"/>
      </w:pPr>
      <w:r>
        <w:rPr>
          <w:rStyle w:val="CommentReference"/>
        </w:rPr>
        <w:annotationRef/>
      </w:r>
      <w:r>
        <w:t xml:space="preserve">WHY ISN’T ALL THIS IN YOUR EMPIRICAL ANALYSIS SECTION? </w:t>
      </w:r>
    </w:p>
  </w:comment>
  <w:comment w:id="287" w:author="Abhijit Sharma" w:date="2022-05-29T18:34:00Z" w:initials="AS">
    <w:p w14:paraId="6763BBF7" w14:textId="4FF9D240" w:rsidR="008775B5" w:rsidRDefault="008775B5">
      <w:pPr>
        <w:pStyle w:val="CommentText"/>
      </w:pPr>
      <w:r>
        <w:rPr>
          <w:rStyle w:val="CommentReference"/>
        </w:rPr>
        <w:annotationRef/>
      </w:r>
      <w:r>
        <w:t xml:space="preserve">YOU NEED TO EXPLAIN YOUR VECM FIRST CLEARLY. </w:t>
      </w:r>
    </w:p>
  </w:comment>
  <w:comment w:id="297" w:author="Abhijit Sharma" w:date="2022-05-29T18:43:00Z" w:initials="AS">
    <w:p w14:paraId="448A4ED0" w14:textId="2E98BB92" w:rsidR="00905BA0" w:rsidRDefault="00905BA0">
      <w:pPr>
        <w:pStyle w:val="CommentText"/>
      </w:pPr>
      <w:r>
        <w:rPr>
          <w:rStyle w:val="CommentReference"/>
        </w:rPr>
        <w:annotationRef/>
      </w:r>
      <w:r>
        <w:t xml:space="preserve">THIS NEEDS TO BE SHOWN / ESTABLISHED FIRST IDEALLY IN A TABLE AND DISCUSSED PROPERLY.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D5EA95" w15:done="0"/>
  <w15:commentEx w15:paraId="7FEEA1E1" w15:done="0"/>
  <w15:commentEx w15:paraId="581BFFED" w15:done="0"/>
  <w15:commentEx w15:paraId="0C3D18BA" w15:done="0"/>
  <w15:commentEx w15:paraId="08C293AC" w15:done="0"/>
  <w15:commentEx w15:paraId="07A69668" w15:done="0"/>
  <w15:commentEx w15:paraId="62749A79" w15:done="0"/>
  <w15:commentEx w15:paraId="6973AF4E" w15:done="0"/>
  <w15:commentEx w15:paraId="6E7452A2" w15:done="0"/>
  <w15:commentEx w15:paraId="446120AD" w15:done="0"/>
  <w15:commentEx w15:paraId="6763BBF7" w15:done="0"/>
  <w15:commentEx w15:paraId="448A4E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E2B58" w16cex:dateUtc="2022-05-29T16:26:00Z"/>
  <w16cex:commentExtensible w16cex:durableId="263E2BDF" w16cex:dateUtc="2022-05-29T16:29:00Z"/>
  <w16cex:commentExtensible w16cex:durableId="263E2C88" w16cex:dateUtc="2022-05-29T16:31:00Z"/>
  <w16cex:commentExtensible w16cex:durableId="263E2D54" w16cex:dateUtc="2022-05-29T16:35:00Z"/>
  <w16cex:commentExtensible w16cex:durableId="263E3148" w16cex:dateUtc="2022-05-29T16:52:00Z"/>
  <w16cex:commentExtensible w16cex:durableId="263E354E" w16cex:dateUtc="2022-05-29T17:09:00Z"/>
  <w16cex:commentExtensible w16cex:durableId="263E3592" w16cex:dateUtc="2022-05-29T17:10:00Z"/>
  <w16cex:commentExtensible w16cex:durableId="263E37A7" w16cex:dateUtc="2022-05-29T17:19:00Z"/>
  <w16cex:commentExtensible w16cex:durableId="263E3ABA" w16cex:dateUtc="2022-05-29T17:32:00Z"/>
  <w16cex:commentExtensible w16cex:durableId="263E3B0A" w16cex:dateUtc="2022-05-29T17:33:00Z"/>
  <w16cex:commentExtensible w16cex:durableId="263E3B2E" w16cex:dateUtc="2022-05-29T17:34:00Z"/>
  <w16cex:commentExtensible w16cex:durableId="263E3D53" w16cex:dateUtc="2022-05-29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D5EA95" w16cid:durableId="263E2B58"/>
  <w16cid:commentId w16cid:paraId="7FEEA1E1" w16cid:durableId="263E2BDF"/>
  <w16cid:commentId w16cid:paraId="581BFFED" w16cid:durableId="263E2C88"/>
  <w16cid:commentId w16cid:paraId="0C3D18BA" w16cid:durableId="263E2D54"/>
  <w16cid:commentId w16cid:paraId="08C293AC" w16cid:durableId="263E3148"/>
  <w16cid:commentId w16cid:paraId="07A69668" w16cid:durableId="263E354E"/>
  <w16cid:commentId w16cid:paraId="62749A79" w16cid:durableId="263E3592"/>
  <w16cid:commentId w16cid:paraId="6973AF4E" w16cid:durableId="263E37A7"/>
  <w16cid:commentId w16cid:paraId="6E7452A2" w16cid:durableId="263E3ABA"/>
  <w16cid:commentId w16cid:paraId="446120AD" w16cid:durableId="263E3B0A"/>
  <w16cid:commentId w16cid:paraId="6763BBF7" w16cid:durableId="263E3B2E"/>
  <w16cid:commentId w16cid:paraId="448A4ED0" w16cid:durableId="263E3D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0056C" w14:textId="77777777" w:rsidR="00C364E2" w:rsidRDefault="00C364E2" w:rsidP="00D369F7">
      <w:pPr>
        <w:spacing w:after="0" w:line="240" w:lineRule="auto"/>
      </w:pPr>
      <w:r>
        <w:separator/>
      </w:r>
    </w:p>
  </w:endnote>
  <w:endnote w:type="continuationSeparator" w:id="0">
    <w:p w14:paraId="2F739B48" w14:textId="77777777" w:rsidR="00C364E2" w:rsidRDefault="00C364E2" w:rsidP="00D36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2985725"/>
      <w:docPartObj>
        <w:docPartGallery w:val="Page Numbers (Bottom of Page)"/>
        <w:docPartUnique/>
      </w:docPartObj>
    </w:sdtPr>
    <w:sdtEndPr>
      <w:rPr>
        <w:rStyle w:val="PageNumber"/>
      </w:rPr>
    </w:sdtEndPr>
    <w:sdtContent>
      <w:p w14:paraId="32F7AA81" w14:textId="70CDED9C" w:rsidR="00D369F7" w:rsidRDefault="00D369F7" w:rsidP="00B20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2BEB88" w14:textId="77777777" w:rsidR="00D369F7" w:rsidRDefault="00D36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8627022"/>
      <w:docPartObj>
        <w:docPartGallery w:val="Page Numbers (Bottom of Page)"/>
        <w:docPartUnique/>
      </w:docPartObj>
    </w:sdtPr>
    <w:sdtEndPr>
      <w:rPr>
        <w:rStyle w:val="PageNumber"/>
      </w:rPr>
    </w:sdtEndPr>
    <w:sdtContent>
      <w:p w14:paraId="4AEF2A17" w14:textId="7CDB8B6B" w:rsidR="00D369F7" w:rsidRDefault="00D369F7" w:rsidP="00B20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EC93CE" w14:textId="77777777" w:rsidR="00D369F7" w:rsidRDefault="00D36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C45D6" w14:textId="77777777" w:rsidR="00C364E2" w:rsidRDefault="00C364E2" w:rsidP="00D369F7">
      <w:pPr>
        <w:spacing w:after="0" w:line="240" w:lineRule="auto"/>
      </w:pPr>
      <w:r>
        <w:separator/>
      </w:r>
    </w:p>
  </w:footnote>
  <w:footnote w:type="continuationSeparator" w:id="0">
    <w:p w14:paraId="09BF3762" w14:textId="77777777" w:rsidR="00C364E2" w:rsidRDefault="00C364E2" w:rsidP="00D36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F081B"/>
    <w:multiLevelType w:val="hybridMultilevel"/>
    <w:tmpl w:val="6150B172"/>
    <w:lvl w:ilvl="0" w:tplc="B14884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AA1E3C"/>
    <w:multiLevelType w:val="hybridMultilevel"/>
    <w:tmpl w:val="24288FC2"/>
    <w:lvl w:ilvl="0" w:tplc="00CAC4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A17ADD"/>
    <w:multiLevelType w:val="hybridMultilevel"/>
    <w:tmpl w:val="F7004CEC"/>
    <w:lvl w:ilvl="0" w:tplc="8C9E0B1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DA1FAD"/>
    <w:multiLevelType w:val="hybridMultilevel"/>
    <w:tmpl w:val="B6B85738"/>
    <w:lvl w:ilvl="0" w:tplc="7868B5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05312F"/>
    <w:multiLevelType w:val="hybridMultilevel"/>
    <w:tmpl w:val="46BE6A80"/>
    <w:lvl w:ilvl="0" w:tplc="147092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16572B"/>
    <w:multiLevelType w:val="hybridMultilevel"/>
    <w:tmpl w:val="85266142"/>
    <w:lvl w:ilvl="0" w:tplc="89B428BE">
      <w:start w:val="1"/>
      <w:numFmt w:val="decimal"/>
      <w:lvlText w:val="%1."/>
      <w:lvlJc w:val="left"/>
      <w:pPr>
        <w:ind w:left="720" w:hanging="360"/>
      </w:pPr>
      <w:rPr>
        <w:rFonts w:eastAsiaTheme="minorHAnsi" w:cstheme="minorHAnsi" w:hint="default"/>
        <w:b/>
        <w:color w:val="0563C1" w:themeColor="hyperlink"/>
        <w:sz w:val="2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7307476">
    <w:abstractNumId w:val="2"/>
  </w:num>
  <w:num w:numId="2" w16cid:durableId="1068187673">
    <w:abstractNumId w:val="3"/>
  </w:num>
  <w:num w:numId="3" w16cid:durableId="191069678">
    <w:abstractNumId w:val="0"/>
  </w:num>
  <w:num w:numId="4" w16cid:durableId="1765766592">
    <w:abstractNumId w:val="4"/>
  </w:num>
  <w:num w:numId="5" w16cid:durableId="2000424551">
    <w:abstractNumId w:val="5"/>
  </w:num>
  <w:num w:numId="6" w16cid:durableId="3629032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hijit Sharma">
    <w15:presenceInfo w15:providerId="AD" w15:userId="S::a.sharma2@hud.ac.uk::ab7879cd-2f37-4810-a4bd-0d49d9cd03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69"/>
    <w:rsid w:val="0000543F"/>
    <w:rsid w:val="000075F9"/>
    <w:rsid w:val="00011C7D"/>
    <w:rsid w:val="00047570"/>
    <w:rsid w:val="0005597E"/>
    <w:rsid w:val="0006600A"/>
    <w:rsid w:val="00073075"/>
    <w:rsid w:val="000738BA"/>
    <w:rsid w:val="0007661F"/>
    <w:rsid w:val="000775FA"/>
    <w:rsid w:val="00081B63"/>
    <w:rsid w:val="00082B5A"/>
    <w:rsid w:val="0008519D"/>
    <w:rsid w:val="00086C40"/>
    <w:rsid w:val="000A30A6"/>
    <w:rsid w:val="000A4B43"/>
    <w:rsid w:val="000B00EF"/>
    <w:rsid w:val="000B2A7A"/>
    <w:rsid w:val="000B41F6"/>
    <w:rsid w:val="000B6E12"/>
    <w:rsid w:val="000C6AF4"/>
    <w:rsid w:val="000C7BE1"/>
    <w:rsid w:val="000D2DAB"/>
    <w:rsid w:val="000D456D"/>
    <w:rsid w:val="000D653C"/>
    <w:rsid w:val="000E7D0C"/>
    <w:rsid w:val="000F1C2F"/>
    <w:rsid w:val="000F6069"/>
    <w:rsid w:val="00102484"/>
    <w:rsid w:val="00111A6B"/>
    <w:rsid w:val="00113DE1"/>
    <w:rsid w:val="0011596F"/>
    <w:rsid w:val="00122E9F"/>
    <w:rsid w:val="001312AC"/>
    <w:rsid w:val="001338BF"/>
    <w:rsid w:val="001401AA"/>
    <w:rsid w:val="00151A46"/>
    <w:rsid w:val="001831F0"/>
    <w:rsid w:val="001868E7"/>
    <w:rsid w:val="00195B72"/>
    <w:rsid w:val="001B24F1"/>
    <w:rsid w:val="001B3DF5"/>
    <w:rsid w:val="001B4838"/>
    <w:rsid w:val="001B4A1E"/>
    <w:rsid w:val="001B5EDE"/>
    <w:rsid w:val="001B6E93"/>
    <w:rsid w:val="001B7C84"/>
    <w:rsid w:val="001C11D0"/>
    <w:rsid w:val="001C2ADC"/>
    <w:rsid w:val="001C3DA5"/>
    <w:rsid w:val="001C5BBA"/>
    <w:rsid w:val="001D368B"/>
    <w:rsid w:val="001D5AE0"/>
    <w:rsid w:val="001E0DCC"/>
    <w:rsid w:val="001E3D48"/>
    <w:rsid w:val="001E5569"/>
    <w:rsid w:val="001F49E7"/>
    <w:rsid w:val="001F6D43"/>
    <w:rsid w:val="002057DF"/>
    <w:rsid w:val="00206E1A"/>
    <w:rsid w:val="00211827"/>
    <w:rsid w:val="00223D0E"/>
    <w:rsid w:val="002263B3"/>
    <w:rsid w:val="00236CDF"/>
    <w:rsid w:val="00245362"/>
    <w:rsid w:val="002519DB"/>
    <w:rsid w:val="00252C5C"/>
    <w:rsid w:val="00255FD2"/>
    <w:rsid w:val="002579C7"/>
    <w:rsid w:val="00260653"/>
    <w:rsid w:val="0027122A"/>
    <w:rsid w:val="00285D1B"/>
    <w:rsid w:val="00290B08"/>
    <w:rsid w:val="002964A6"/>
    <w:rsid w:val="002A15C4"/>
    <w:rsid w:val="002A6806"/>
    <w:rsid w:val="002A7369"/>
    <w:rsid w:val="002B3A58"/>
    <w:rsid w:val="002C523A"/>
    <w:rsid w:val="002D227D"/>
    <w:rsid w:val="002D28C4"/>
    <w:rsid w:val="002D3828"/>
    <w:rsid w:val="002D77F8"/>
    <w:rsid w:val="002F6586"/>
    <w:rsid w:val="002F7126"/>
    <w:rsid w:val="002F7484"/>
    <w:rsid w:val="00327E5D"/>
    <w:rsid w:val="00331017"/>
    <w:rsid w:val="00340732"/>
    <w:rsid w:val="00341F00"/>
    <w:rsid w:val="0035790C"/>
    <w:rsid w:val="0036041A"/>
    <w:rsid w:val="003709BC"/>
    <w:rsid w:val="00371F21"/>
    <w:rsid w:val="00374B96"/>
    <w:rsid w:val="003776B3"/>
    <w:rsid w:val="00381BE2"/>
    <w:rsid w:val="00382120"/>
    <w:rsid w:val="0038432D"/>
    <w:rsid w:val="00390D68"/>
    <w:rsid w:val="00393A47"/>
    <w:rsid w:val="0039409E"/>
    <w:rsid w:val="00396C41"/>
    <w:rsid w:val="003A034E"/>
    <w:rsid w:val="003A24A6"/>
    <w:rsid w:val="003A362C"/>
    <w:rsid w:val="003B2B72"/>
    <w:rsid w:val="003B78D1"/>
    <w:rsid w:val="003C6C7F"/>
    <w:rsid w:val="003C7A70"/>
    <w:rsid w:val="003D1956"/>
    <w:rsid w:val="003D30F5"/>
    <w:rsid w:val="003D4387"/>
    <w:rsid w:val="003E0634"/>
    <w:rsid w:val="003E3AD2"/>
    <w:rsid w:val="003E5F9D"/>
    <w:rsid w:val="003F30C6"/>
    <w:rsid w:val="0040693B"/>
    <w:rsid w:val="00406FCA"/>
    <w:rsid w:val="00407A83"/>
    <w:rsid w:val="00410C5F"/>
    <w:rsid w:val="004144B0"/>
    <w:rsid w:val="004215DF"/>
    <w:rsid w:val="0043631A"/>
    <w:rsid w:val="00460E7F"/>
    <w:rsid w:val="004865C7"/>
    <w:rsid w:val="00490420"/>
    <w:rsid w:val="00494FCC"/>
    <w:rsid w:val="004959A5"/>
    <w:rsid w:val="00496C56"/>
    <w:rsid w:val="004975D4"/>
    <w:rsid w:val="004A6E9A"/>
    <w:rsid w:val="004D4B01"/>
    <w:rsid w:val="004E361C"/>
    <w:rsid w:val="004E5BFA"/>
    <w:rsid w:val="004F1297"/>
    <w:rsid w:val="00503F1D"/>
    <w:rsid w:val="0052644E"/>
    <w:rsid w:val="0053186E"/>
    <w:rsid w:val="0054022E"/>
    <w:rsid w:val="005572FE"/>
    <w:rsid w:val="0055746A"/>
    <w:rsid w:val="00566EC2"/>
    <w:rsid w:val="00571AAB"/>
    <w:rsid w:val="00575C44"/>
    <w:rsid w:val="00577CCC"/>
    <w:rsid w:val="00585441"/>
    <w:rsid w:val="005918C5"/>
    <w:rsid w:val="005A28D6"/>
    <w:rsid w:val="005A3A15"/>
    <w:rsid w:val="005A4F6B"/>
    <w:rsid w:val="005B104D"/>
    <w:rsid w:val="005B1B80"/>
    <w:rsid w:val="005B74A6"/>
    <w:rsid w:val="005C508E"/>
    <w:rsid w:val="005E11BA"/>
    <w:rsid w:val="005E4289"/>
    <w:rsid w:val="005E6BD8"/>
    <w:rsid w:val="005F7BFC"/>
    <w:rsid w:val="006001A8"/>
    <w:rsid w:val="00601FD6"/>
    <w:rsid w:val="006021B1"/>
    <w:rsid w:val="00603224"/>
    <w:rsid w:val="00605FE9"/>
    <w:rsid w:val="00606012"/>
    <w:rsid w:val="0061359D"/>
    <w:rsid w:val="006138CA"/>
    <w:rsid w:val="00621D79"/>
    <w:rsid w:val="0062684E"/>
    <w:rsid w:val="006314A9"/>
    <w:rsid w:val="00644B33"/>
    <w:rsid w:val="00661A91"/>
    <w:rsid w:val="006626BB"/>
    <w:rsid w:val="00667165"/>
    <w:rsid w:val="00673A0B"/>
    <w:rsid w:val="00681DB6"/>
    <w:rsid w:val="0068221A"/>
    <w:rsid w:val="0068315F"/>
    <w:rsid w:val="006856D4"/>
    <w:rsid w:val="00693876"/>
    <w:rsid w:val="006B5B50"/>
    <w:rsid w:val="006B5F3A"/>
    <w:rsid w:val="006C1845"/>
    <w:rsid w:val="006C2317"/>
    <w:rsid w:val="006C42E5"/>
    <w:rsid w:val="006C475D"/>
    <w:rsid w:val="006F2960"/>
    <w:rsid w:val="00701928"/>
    <w:rsid w:val="007028E7"/>
    <w:rsid w:val="00717D62"/>
    <w:rsid w:val="0072773D"/>
    <w:rsid w:val="0073176E"/>
    <w:rsid w:val="00733C5C"/>
    <w:rsid w:val="0073704D"/>
    <w:rsid w:val="00740794"/>
    <w:rsid w:val="007422FF"/>
    <w:rsid w:val="00756419"/>
    <w:rsid w:val="00762A0C"/>
    <w:rsid w:val="00766653"/>
    <w:rsid w:val="00770DE2"/>
    <w:rsid w:val="007713EC"/>
    <w:rsid w:val="00792D8D"/>
    <w:rsid w:val="007977C4"/>
    <w:rsid w:val="007A4002"/>
    <w:rsid w:val="007A684E"/>
    <w:rsid w:val="007A7B82"/>
    <w:rsid w:val="007B261F"/>
    <w:rsid w:val="007B51BE"/>
    <w:rsid w:val="007C1814"/>
    <w:rsid w:val="007C313B"/>
    <w:rsid w:val="007C7EBD"/>
    <w:rsid w:val="007D1544"/>
    <w:rsid w:val="007D4711"/>
    <w:rsid w:val="007D4D65"/>
    <w:rsid w:val="007E3978"/>
    <w:rsid w:val="007E497D"/>
    <w:rsid w:val="007E4EFA"/>
    <w:rsid w:val="007F2309"/>
    <w:rsid w:val="00800A22"/>
    <w:rsid w:val="008062ED"/>
    <w:rsid w:val="00810210"/>
    <w:rsid w:val="008123EA"/>
    <w:rsid w:val="00812E38"/>
    <w:rsid w:val="008142D3"/>
    <w:rsid w:val="00823464"/>
    <w:rsid w:val="00825B44"/>
    <w:rsid w:val="00831D55"/>
    <w:rsid w:val="008336E1"/>
    <w:rsid w:val="00836573"/>
    <w:rsid w:val="008420BB"/>
    <w:rsid w:val="00842B48"/>
    <w:rsid w:val="00842FFF"/>
    <w:rsid w:val="00843DF7"/>
    <w:rsid w:val="00845368"/>
    <w:rsid w:val="00845D65"/>
    <w:rsid w:val="0085282E"/>
    <w:rsid w:val="00861D10"/>
    <w:rsid w:val="00866568"/>
    <w:rsid w:val="0087041B"/>
    <w:rsid w:val="008767E2"/>
    <w:rsid w:val="008775B5"/>
    <w:rsid w:val="008803BF"/>
    <w:rsid w:val="00881364"/>
    <w:rsid w:val="00884BF2"/>
    <w:rsid w:val="008870AD"/>
    <w:rsid w:val="008919DE"/>
    <w:rsid w:val="00894FCB"/>
    <w:rsid w:val="00896351"/>
    <w:rsid w:val="008A11DD"/>
    <w:rsid w:val="008A2596"/>
    <w:rsid w:val="008A4324"/>
    <w:rsid w:val="008A5FD4"/>
    <w:rsid w:val="008B5D54"/>
    <w:rsid w:val="008B6E93"/>
    <w:rsid w:val="008B7674"/>
    <w:rsid w:val="008D1311"/>
    <w:rsid w:val="008D1F12"/>
    <w:rsid w:val="008D4F1C"/>
    <w:rsid w:val="008D6B2C"/>
    <w:rsid w:val="008E29BC"/>
    <w:rsid w:val="008E54C2"/>
    <w:rsid w:val="008E69B0"/>
    <w:rsid w:val="0090105E"/>
    <w:rsid w:val="00905BA0"/>
    <w:rsid w:val="009105A3"/>
    <w:rsid w:val="00910B83"/>
    <w:rsid w:val="0091275E"/>
    <w:rsid w:val="00916C1A"/>
    <w:rsid w:val="0092086F"/>
    <w:rsid w:val="0092178D"/>
    <w:rsid w:val="00923622"/>
    <w:rsid w:val="00925F88"/>
    <w:rsid w:val="00926240"/>
    <w:rsid w:val="0092705B"/>
    <w:rsid w:val="00936E98"/>
    <w:rsid w:val="0094193C"/>
    <w:rsid w:val="00942213"/>
    <w:rsid w:val="00944C8C"/>
    <w:rsid w:val="009535C5"/>
    <w:rsid w:val="00961F6B"/>
    <w:rsid w:val="00966DEE"/>
    <w:rsid w:val="00970CA2"/>
    <w:rsid w:val="00980276"/>
    <w:rsid w:val="00982FBC"/>
    <w:rsid w:val="00983FA0"/>
    <w:rsid w:val="00984A94"/>
    <w:rsid w:val="009915BD"/>
    <w:rsid w:val="009A0AA9"/>
    <w:rsid w:val="009A3C90"/>
    <w:rsid w:val="009B16C3"/>
    <w:rsid w:val="009B3BC8"/>
    <w:rsid w:val="009C36C7"/>
    <w:rsid w:val="009D1601"/>
    <w:rsid w:val="009D1886"/>
    <w:rsid w:val="009D1A6F"/>
    <w:rsid w:val="009D2BBF"/>
    <w:rsid w:val="009D46BB"/>
    <w:rsid w:val="009D4DE7"/>
    <w:rsid w:val="009E0F0F"/>
    <w:rsid w:val="009E5C76"/>
    <w:rsid w:val="00A04BF2"/>
    <w:rsid w:val="00A06FE3"/>
    <w:rsid w:val="00A1054E"/>
    <w:rsid w:val="00A10AE5"/>
    <w:rsid w:val="00A14612"/>
    <w:rsid w:val="00A16F10"/>
    <w:rsid w:val="00A213A4"/>
    <w:rsid w:val="00A22827"/>
    <w:rsid w:val="00A2546D"/>
    <w:rsid w:val="00A46413"/>
    <w:rsid w:val="00A64906"/>
    <w:rsid w:val="00A67BBD"/>
    <w:rsid w:val="00A746E6"/>
    <w:rsid w:val="00A74CAA"/>
    <w:rsid w:val="00A75CFD"/>
    <w:rsid w:val="00A77CE7"/>
    <w:rsid w:val="00A83548"/>
    <w:rsid w:val="00A84109"/>
    <w:rsid w:val="00A9164D"/>
    <w:rsid w:val="00A9439D"/>
    <w:rsid w:val="00A96135"/>
    <w:rsid w:val="00A97614"/>
    <w:rsid w:val="00AA135F"/>
    <w:rsid w:val="00AA4948"/>
    <w:rsid w:val="00AA5DC0"/>
    <w:rsid w:val="00AB5E5C"/>
    <w:rsid w:val="00AB7523"/>
    <w:rsid w:val="00AC0835"/>
    <w:rsid w:val="00AD1E90"/>
    <w:rsid w:val="00AD4FED"/>
    <w:rsid w:val="00AE39B0"/>
    <w:rsid w:val="00AE5DCA"/>
    <w:rsid w:val="00AF4771"/>
    <w:rsid w:val="00B04C3D"/>
    <w:rsid w:val="00B113FA"/>
    <w:rsid w:val="00B2012D"/>
    <w:rsid w:val="00B222FF"/>
    <w:rsid w:val="00B2256B"/>
    <w:rsid w:val="00B23AEF"/>
    <w:rsid w:val="00B23BFD"/>
    <w:rsid w:val="00B361F6"/>
    <w:rsid w:val="00B420B1"/>
    <w:rsid w:val="00B43778"/>
    <w:rsid w:val="00B44164"/>
    <w:rsid w:val="00B5197B"/>
    <w:rsid w:val="00B56222"/>
    <w:rsid w:val="00B65D0B"/>
    <w:rsid w:val="00B9352D"/>
    <w:rsid w:val="00BA358B"/>
    <w:rsid w:val="00BB1393"/>
    <w:rsid w:val="00BB2855"/>
    <w:rsid w:val="00BB406F"/>
    <w:rsid w:val="00BD3DB9"/>
    <w:rsid w:val="00BD5173"/>
    <w:rsid w:val="00BD54CB"/>
    <w:rsid w:val="00BD6E4A"/>
    <w:rsid w:val="00BE2EA9"/>
    <w:rsid w:val="00BE3418"/>
    <w:rsid w:val="00BE756B"/>
    <w:rsid w:val="00BE7E90"/>
    <w:rsid w:val="00BF178C"/>
    <w:rsid w:val="00BF3EA9"/>
    <w:rsid w:val="00BF7B53"/>
    <w:rsid w:val="00C20785"/>
    <w:rsid w:val="00C364E2"/>
    <w:rsid w:val="00C41CAE"/>
    <w:rsid w:val="00C41F0E"/>
    <w:rsid w:val="00C46AC3"/>
    <w:rsid w:val="00C53459"/>
    <w:rsid w:val="00C93699"/>
    <w:rsid w:val="00CA3675"/>
    <w:rsid w:val="00CA5876"/>
    <w:rsid w:val="00CA6A25"/>
    <w:rsid w:val="00CA7D49"/>
    <w:rsid w:val="00CB0FE2"/>
    <w:rsid w:val="00CB1F95"/>
    <w:rsid w:val="00CC5771"/>
    <w:rsid w:val="00CD4F93"/>
    <w:rsid w:val="00D12729"/>
    <w:rsid w:val="00D16548"/>
    <w:rsid w:val="00D270C1"/>
    <w:rsid w:val="00D3318F"/>
    <w:rsid w:val="00D33EEF"/>
    <w:rsid w:val="00D34233"/>
    <w:rsid w:val="00D355E8"/>
    <w:rsid w:val="00D369F7"/>
    <w:rsid w:val="00D41203"/>
    <w:rsid w:val="00D45A43"/>
    <w:rsid w:val="00D50C3C"/>
    <w:rsid w:val="00D52932"/>
    <w:rsid w:val="00D5623D"/>
    <w:rsid w:val="00D5734A"/>
    <w:rsid w:val="00D66170"/>
    <w:rsid w:val="00D8439A"/>
    <w:rsid w:val="00D866AD"/>
    <w:rsid w:val="00D872C3"/>
    <w:rsid w:val="00D91EC2"/>
    <w:rsid w:val="00DA02EC"/>
    <w:rsid w:val="00DA24F6"/>
    <w:rsid w:val="00DA5065"/>
    <w:rsid w:val="00DA7DFB"/>
    <w:rsid w:val="00DB0C24"/>
    <w:rsid w:val="00DC12A7"/>
    <w:rsid w:val="00DD015D"/>
    <w:rsid w:val="00DD1026"/>
    <w:rsid w:val="00DD3370"/>
    <w:rsid w:val="00DD701D"/>
    <w:rsid w:val="00DD7EA8"/>
    <w:rsid w:val="00DE4345"/>
    <w:rsid w:val="00DF6EEE"/>
    <w:rsid w:val="00E06F0B"/>
    <w:rsid w:val="00E07B3F"/>
    <w:rsid w:val="00E149EB"/>
    <w:rsid w:val="00E2267E"/>
    <w:rsid w:val="00E24D48"/>
    <w:rsid w:val="00E25CCC"/>
    <w:rsid w:val="00E41974"/>
    <w:rsid w:val="00E47F70"/>
    <w:rsid w:val="00E53EEE"/>
    <w:rsid w:val="00E648E7"/>
    <w:rsid w:val="00E7348F"/>
    <w:rsid w:val="00E76051"/>
    <w:rsid w:val="00EB3BB6"/>
    <w:rsid w:val="00EB672E"/>
    <w:rsid w:val="00EB6DFE"/>
    <w:rsid w:val="00EC4368"/>
    <w:rsid w:val="00ED7F40"/>
    <w:rsid w:val="00EE1C2B"/>
    <w:rsid w:val="00F12198"/>
    <w:rsid w:val="00F13F4F"/>
    <w:rsid w:val="00F1647C"/>
    <w:rsid w:val="00F23792"/>
    <w:rsid w:val="00F242BD"/>
    <w:rsid w:val="00F252DD"/>
    <w:rsid w:val="00F2668E"/>
    <w:rsid w:val="00F268BE"/>
    <w:rsid w:val="00F312C6"/>
    <w:rsid w:val="00F31EAD"/>
    <w:rsid w:val="00F54950"/>
    <w:rsid w:val="00F57C9F"/>
    <w:rsid w:val="00F60045"/>
    <w:rsid w:val="00F63C52"/>
    <w:rsid w:val="00F67B58"/>
    <w:rsid w:val="00F67E94"/>
    <w:rsid w:val="00F75A95"/>
    <w:rsid w:val="00F7760C"/>
    <w:rsid w:val="00F91BC3"/>
    <w:rsid w:val="00F955DA"/>
    <w:rsid w:val="00F971F5"/>
    <w:rsid w:val="00FA1CAD"/>
    <w:rsid w:val="00FA68C1"/>
    <w:rsid w:val="00FB51E6"/>
    <w:rsid w:val="00FB564B"/>
    <w:rsid w:val="00FC449F"/>
    <w:rsid w:val="00FC75EA"/>
    <w:rsid w:val="00FD1977"/>
    <w:rsid w:val="00FD2A33"/>
    <w:rsid w:val="00FD2D1D"/>
    <w:rsid w:val="00FD7254"/>
    <w:rsid w:val="00FE20C2"/>
    <w:rsid w:val="00FF0DC4"/>
    <w:rsid w:val="00FF214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0DB4"/>
  <w15:chartTrackingRefBased/>
  <w15:docId w15:val="{89A84F06-EE9D-E648-8999-B863F4A2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9F7"/>
    <w:pPr>
      <w:spacing w:after="180" w:line="274" w:lineRule="auto"/>
    </w:pPr>
  </w:style>
  <w:style w:type="paragraph" w:styleId="Heading1">
    <w:name w:val="heading 1"/>
    <w:basedOn w:val="Normal"/>
    <w:next w:val="Normal"/>
    <w:link w:val="Heading1Char"/>
    <w:uiPriority w:val="9"/>
    <w:qFormat/>
    <w:rsid w:val="00D369F7"/>
    <w:pPr>
      <w:keepNext/>
      <w:keepLines/>
      <w:spacing w:before="360" w:after="0" w:line="240" w:lineRule="auto"/>
      <w:outlineLvl w:val="0"/>
    </w:pPr>
    <w:rPr>
      <w:rFonts w:asciiTheme="majorHAnsi" w:eastAsiaTheme="majorEastAsia" w:hAnsiTheme="majorHAnsi" w:cstheme="majorBidi"/>
      <w:bCs/>
      <w:color w:val="44546A" w:themeColor="text2"/>
      <w:sz w:val="32"/>
      <w:szCs w:val="28"/>
    </w:rPr>
  </w:style>
  <w:style w:type="paragraph" w:styleId="Heading2">
    <w:name w:val="heading 2"/>
    <w:basedOn w:val="Normal"/>
    <w:next w:val="Normal"/>
    <w:link w:val="Heading2Char"/>
    <w:uiPriority w:val="9"/>
    <w:unhideWhenUsed/>
    <w:qFormat/>
    <w:rsid w:val="00D369F7"/>
    <w:pPr>
      <w:keepNext/>
      <w:keepLines/>
      <w:spacing w:before="120" w:after="0" w:line="240" w:lineRule="auto"/>
      <w:outlineLvl w:val="1"/>
    </w:pPr>
    <w:rPr>
      <w:rFonts w:asciiTheme="majorHAnsi" w:eastAsiaTheme="majorEastAsia" w:hAnsiTheme="majorHAnsi" w:cstheme="majorBidi"/>
      <w:b/>
      <w:bCs/>
      <w:color w:val="A5A5A5" w:themeColor="accent3"/>
      <w:sz w:val="28"/>
      <w:szCs w:val="26"/>
    </w:rPr>
  </w:style>
  <w:style w:type="paragraph" w:styleId="Heading3">
    <w:name w:val="heading 3"/>
    <w:basedOn w:val="Normal"/>
    <w:next w:val="Normal"/>
    <w:link w:val="Heading3Char"/>
    <w:uiPriority w:val="9"/>
    <w:semiHidden/>
    <w:unhideWhenUsed/>
    <w:qFormat/>
    <w:rsid w:val="00D369F7"/>
    <w:pPr>
      <w:keepNext/>
      <w:keepLines/>
      <w:spacing w:before="20" w:after="0" w:line="240" w:lineRule="auto"/>
      <w:outlineLvl w:val="2"/>
    </w:pPr>
    <w:rPr>
      <w:rFonts w:eastAsiaTheme="majorEastAsia" w:cstheme="majorBidi"/>
      <w:b/>
      <w:bCs/>
      <w:color w:val="44546A" w:themeColor="text2"/>
      <w:sz w:val="24"/>
    </w:rPr>
  </w:style>
  <w:style w:type="paragraph" w:styleId="Heading4">
    <w:name w:val="heading 4"/>
    <w:basedOn w:val="Normal"/>
    <w:next w:val="Normal"/>
    <w:link w:val="Heading4Char"/>
    <w:uiPriority w:val="9"/>
    <w:semiHidden/>
    <w:unhideWhenUsed/>
    <w:qFormat/>
    <w:rsid w:val="00D369F7"/>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D369F7"/>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D369F7"/>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D369F7"/>
    <w:pPr>
      <w:keepNext/>
      <w:keepLines/>
      <w:spacing w:before="200" w:after="0"/>
      <w:outlineLvl w:val="6"/>
    </w:pPr>
    <w:rPr>
      <w:rFonts w:asciiTheme="majorHAnsi" w:eastAsiaTheme="majorEastAsia" w:hAnsiTheme="majorHAnsi" w:cstheme="majorBidi"/>
      <w:i/>
      <w:iCs/>
      <w:color w:val="44546A" w:themeColor="text2"/>
    </w:rPr>
  </w:style>
  <w:style w:type="paragraph" w:styleId="Heading8">
    <w:name w:val="heading 8"/>
    <w:basedOn w:val="Normal"/>
    <w:next w:val="Normal"/>
    <w:link w:val="Heading8Char"/>
    <w:uiPriority w:val="9"/>
    <w:semiHidden/>
    <w:unhideWhenUsed/>
    <w:qFormat/>
    <w:rsid w:val="00D369F7"/>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D369F7"/>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3548"/>
  </w:style>
  <w:style w:type="character" w:styleId="PlaceholderText">
    <w:name w:val="Placeholder Text"/>
    <w:basedOn w:val="DefaultParagraphFont"/>
    <w:uiPriority w:val="99"/>
    <w:semiHidden/>
    <w:rsid w:val="000C7BE1"/>
    <w:rPr>
      <w:color w:val="808080"/>
    </w:rPr>
  </w:style>
  <w:style w:type="paragraph" w:styleId="ListParagraph">
    <w:name w:val="List Paragraph"/>
    <w:basedOn w:val="Normal"/>
    <w:uiPriority w:val="34"/>
    <w:qFormat/>
    <w:rsid w:val="00D369F7"/>
    <w:pPr>
      <w:spacing w:line="240" w:lineRule="auto"/>
      <w:ind w:left="720" w:hanging="288"/>
      <w:contextualSpacing/>
    </w:pPr>
    <w:rPr>
      <w:color w:val="44546A" w:themeColor="text2"/>
    </w:rPr>
  </w:style>
  <w:style w:type="character" w:styleId="Hyperlink">
    <w:name w:val="Hyperlink"/>
    <w:basedOn w:val="DefaultParagraphFont"/>
    <w:uiPriority w:val="99"/>
    <w:unhideWhenUsed/>
    <w:rsid w:val="0072773D"/>
    <w:rPr>
      <w:color w:val="0563C1" w:themeColor="hyperlink"/>
      <w:u w:val="single"/>
    </w:rPr>
  </w:style>
  <w:style w:type="character" w:styleId="UnresolvedMention">
    <w:name w:val="Unresolved Mention"/>
    <w:basedOn w:val="DefaultParagraphFont"/>
    <w:uiPriority w:val="99"/>
    <w:semiHidden/>
    <w:unhideWhenUsed/>
    <w:rsid w:val="0072773D"/>
    <w:rPr>
      <w:color w:val="605E5C"/>
      <w:shd w:val="clear" w:color="auto" w:fill="E1DFDD"/>
    </w:rPr>
  </w:style>
  <w:style w:type="character" w:styleId="FollowedHyperlink">
    <w:name w:val="FollowedHyperlink"/>
    <w:basedOn w:val="DefaultParagraphFont"/>
    <w:uiPriority w:val="99"/>
    <w:semiHidden/>
    <w:unhideWhenUsed/>
    <w:rsid w:val="00B2012D"/>
    <w:rPr>
      <w:color w:val="954F72" w:themeColor="followedHyperlink"/>
      <w:u w:val="single"/>
    </w:rPr>
  </w:style>
  <w:style w:type="character" w:customStyle="1" w:styleId="apple-converted-space">
    <w:name w:val="apple-converted-space"/>
    <w:basedOn w:val="DefaultParagraphFont"/>
    <w:rsid w:val="007713EC"/>
  </w:style>
  <w:style w:type="paragraph" w:customStyle="1" w:styleId="PersonalName">
    <w:name w:val="Personal Name"/>
    <w:basedOn w:val="Title"/>
    <w:qFormat/>
    <w:rsid w:val="00D369F7"/>
    <w:rPr>
      <w:b/>
      <w:caps/>
      <w:color w:val="000000"/>
      <w:sz w:val="28"/>
      <w:szCs w:val="28"/>
    </w:rPr>
  </w:style>
  <w:style w:type="paragraph" w:styleId="Title">
    <w:name w:val="Title"/>
    <w:basedOn w:val="Normal"/>
    <w:next w:val="Normal"/>
    <w:link w:val="TitleChar"/>
    <w:uiPriority w:val="10"/>
    <w:qFormat/>
    <w:rsid w:val="00D369F7"/>
    <w:pPr>
      <w:spacing w:after="120" w:line="240" w:lineRule="auto"/>
      <w:contextualSpacing/>
    </w:pPr>
    <w:rPr>
      <w:rFonts w:asciiTheme="majorHAnsi" w:eastAsiaTheme="majorEastAsia" w:hAnsiTheme="majorHAnsi" w:cstheme="majorBidi"/>
      <w:color w:val="44546A"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D369F7"/>
    <w:rPr>
      <w:rFonts w:asciiTheme="majorHAnsi" w:eastAsiaTheme="majorEastAsia" w:hAnsiTheme="majorHAnsi" w:cstheme="majorBidi"/>
      <w:color w:val="44546A"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D369F7"/>
    <w:rPr>
      <w:rFonts w:asciiTheme="majorHAnsi" w:eastAsiaTheme="majorEastAsia" w:hAnsiTheme="majorHAnsi" w:cstheme="majorBidi"/>
      <w:bCs/>
      <w:color w:val="44546A" w:themeColor="text2"/>
      <w:sz w:val="32"/>
      <w:szCs w:val="28"/>
    </w:rPr>
  </w:style>
  <w:style w:type="character" w:customStyle="1" w:styleId="Heading2Char">
    <w:name w:val="Heading 2 Char"/>
    <w:basedOn w:val="DefaultParagraphFont"/>
    <w:link w:val="Heading2"/>
    <w:uiPriority w:val="9"/>
    <w:rsid w:val="00D369F7"/>
    <w:rPr>
      <w:rFonts w:asciiTheme="majorHAnsi" w:eastAsiaTheme="majorEastAsia" w:hAnsiTheme="majorHAnsi" w:cstheme="majorBidi"/>
      <w:b/>
      <w:bCs/>
      <w:color w:val="A5A5A5" w:themeColor="accent3"/>
      <w:sz w:val="28"/>
      <w:szCs w:val="26"/>
    </w:rPr>
  </w:style>
  <w:style w:type="character" w:customStyle="1" w:styleId="Heading3Char">
    <w:name w:val="Heading 3 Char"/>
    <w:basedOn w:val="DefaultParagraphFont"/>
    <w:link w:val="Heading3"/>
    <w:uiPriority w:val="9"/>
    <w:semiHidden/>
    <w:rsid w:val="00D369F7"/>
    <w:rPr>
      <w:rFonts w:eastAsiaTheme="majorEastAsia" w:cstheme="majorBidi"/>
      <w:b/>
      <w:bCs/>
      <w:color w:val="44546A" w:themeColor="text2"/>
      <w:sz w:val="24"/>
    </w:rPr>
  </w:style>
  <w:style w:type="character" w:customStyle="1" w:styleId="Heading4Char">
    <w:name w:val="Heading 4 Char"/>
    <w:basedOn w:val="DefaultParagraphFont"/>
    <w:link w:val="Heading4"/>
    <w:uiPriority w:val="9"/>
    <w:semiHidden/>
    <w:rsid w:val="00D369F7"/>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D369F7"/>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D369F7"/>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D369F7"/>
    <w:rPr>
      <w:rFonts w:asciiTheme="majorHAnsi" w:eastAsiaTheme="majorEastAsia" w:hAnsiTheme="majorHAnsi" w:cstheme="majorBidi"/>
      <w:i/>
      <w:iCs/>
      <w:color w:val="44546A" w:themeColor="text2"/>
    </w:rPr>
  </w:style>
  <w:style w:type="character" w:customStyle="1" w:styleId="Heading8Char">
    <w:name w:val="Heading 8 Char"/>
    <w:basedOn w:val="DefaultParagraphFont"/>
    <w:link w:val="Heading8"/>
    <w:uiPriority w:val="9"/>
    <w:semiHidden/>
    <w:rsid w:val="00D369F7"/>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D369F7"/>
    <w:rPr>
      <w:rFonts w:asciiTheme="majorHAnsi" w:eastAsiaTheme="majorEastAsia" w:hAnsiTheme="majorHAnsi" w:cstheme="majorBidi"/>
      <w:i/>
      <w:iCs/>
      <w:color w:val="000000"/>
      <w:sz w:val="20"/>
      <w:szCs w:val="20"/>
    </w:rPr>
  </w:style>
  <w:style w:type="paragraph" w:styleId="Caption">
    <w:name w:val="caption"/>
    <w:basedOn w:val="Normal"/>
    <w:next w:val="Normal"/>
    <w:uiPriority w:val="35"/>
    <w:unhideWhenUsed/>
    <w:qFormat/>
    <w:rsid w:val="00D369F7"/>
    <w:pPr>
      <w:spacing w:line="240" w:lineRule="auto"/>
    </w:pPr>
    <w:rPr>
      <w:rFonts w:eastAsiaTheme="minorEastAsia"/>
      <w:b/>
      <w:bCs/>
      <w:smallCaps/>
      <w:color w:val="44546A" w:themeColor="text2"/>
      <w:spacing w:val="6"/>
      <w:szCs w:val="18"/>
    </w:rPr>
  </w:style>
  <w:style w:type="paragraph" w:styleId="Subtitle">
    <w:name w:val="Subtitle"/>
    <w:basedOn w:val="Normal"/>
    <w:next w:val="Normal"/>
    <w:link w:val="SubtitleChar"/>
    <w:uiPriority w:val="11"/>
    <w:qFormat/>
    <w:rsid w:val="00D369F7"/>
    <w:pPr>
      <w:numPr>
        <w:ilvl w:val="1"/>
      </w:numPr>
    </w:pPr>
    <w:rPr>
      <w:rFonts w:eastAsiaTheme="majorEastAsia" w:cstheme="majorBidi"/>
      <w:iCs/>
      <w:color w:val="50637D" w:themeColor="text2" w:themeTint="E6"/>
      <w:sz w:val="32"/>
      <w:szCs w:val="24"/>
      <w14:ligatures w14:val="standard"/>
    </w:rPr>
  </w:style>
  <w:style w:type="character" w:customStyle="1" w:styleId="SubtitleChar">
    <w:name w:val="Subtitle Char"/>
    <w:basedOn w:val="DefaultParagraphFont"/>
    <w:link w:val="Subtitle"/>
    <w:uiPriority w:val="11"/>
    <w:rsid w:val="00D369F7"/>
    <w:rPr>
      <w:rFonts w:eastAsiaTheme="majorEastAsia" w:cstheme="majorBidi"/>
      <w:iCs/>
      <w:color w:val="50637D" w:themeColor="text2" w:themeTint="E6"/>
      <w:sz w:val="32"/>
      <w:szCs w:val="24"/>
      <w14:ligatures w14:val="standard"/>
    </w:rPr>
  </w:style>
  <w:style w:type="character" w:styleId="Strong">
    <w:name w:val="Strong"/>
    <w:basedOn w:val="DefaultParagraphFont"/>
    <w:uiPriority w:val="22"/>
    <w:qFormat/>
    <w:rsid w:val="00D369F7"/>
    <w:rPr>
      <w:b/>
      <w:bCs/>
      <w:color w:val="50637D" w:themeColor="text2" w:themeTint="E6"/>
    </w:rPr>
  </w:style>
  <w:style w:type="character" w:styleId="Emphasis">
    <w:name w:val="Emphasis"/>
    <w:basedOn w:val="DefaultParagraphFont"/>
    <w:uiPriority w:val="20"/>
    <w:qFormat/>
    <w:rsid w:val="00D369F7"/>
    <w:rPr>
      <w:b w:val="0"/>
      <w:i/>
      <w:iCs/>
      <w:color w:val="44546A" w:themeColor="text2"/>
    </w:rPr>
  </w:style>
  <w:style w:type="paragraph" w:styleId="NoSpacing">
    <w:name w:val="No Spacing"/>
    <w:link w:val="NoSpacingChar"/>
    <w:uiPriority w:val="1"/>
    <w:qFormat/>
    <w:rsid w:val="00D369F7"/>
    <w:pPr>
      <w:spacing w:after="0" w:line="240" w:lineRule="auto"/>
    </w:pPr>
  </w:style>
  <w:style w:type="character" w:customStyle="1" w:styleId="NoSpacingChar">
    <w:name w:val="No Spacing Char"/>
    <w:basedOn w:val="DefaultParagraphFont"/>
    <w:link w:val="NoSpacing"/>
    <w:uiPriority w:val="1"/>
    <w:rsid w:val="00D369F7"/>
  </w:style>
  <w:style w:type="paragraph" w:styleId="Quote">
    <w:name w:val="Quote"/>
    <w:basedOn w:val="Normal"/>
    <w:next w:val="Normal"/>
    <w:link w:val="QuoteChar"/>
    <w:uiPriority w:val="29"/>
    <w:qFormat/>
    <w:rsid w:val="00D369F7"/>
    <w:pPr>
      <w:pBdr>
        <w:left w:val="single" w:sz="48" w:space="13" w:color="4472C4" w:themeColor="accent1"/>
      </w:pBdr>
      <w:spacing w:after="0" w:line="360" w:lineRule="auto"/>
    </w:pPr>
    <w:rPr>
      <w:rFonts w:asciiTheme="majorHAnsi" w:eastAsiaTheme="minorEastAsia" w:hAnsiTheme="majorHAnsi"/>
      <w:b/>
      <w:i/>
      <w:iCs/>
      <w:color w:val="4472C4" w:themeColor="accent1"/>
      <w:sz w:val="24"/>
    </w:rPr>
  </w:style>
  <w:style w:type="character" w:customStyle="1" w:styleId="QuoteChar">
    <w:name w:val="Quote Char"/>
    <w:basedOn w:val="DefaultParagraphFont"/>
    <w:link w:val="Quote"/>
    <w:uiPriority w:val="29"/>
    <w:rsid w:val="00D369F7"/>
    <w:rPr>
      <w:rFonts w:asciiTheme="majorHAnsi" w:eastAsiaTheme="minorEastAsia" w:hAnsiTheme="majorHAnsi"/>
      <w:b/>
      <w:i/>
      <w:iCs/>
      <w:color w:val="4472C4" w:themeColor="accent1"/>
      <w:sz w:val="24"/>
    </w:rPr>
  </w:style>
  <w:style w:type="paragraph" w:styleId="IntenseQuote">
    <w:name w:val="Intense Quote"/>
    <w:basedOn w:val="Normal"/>
    <w:next w:val="Normal"/>
    <w:link w:val="IntenseQuoteChar"/>
    <w:uiPriority w:val="30"/>
    <w:qFormat/>
    <w:rsid w:val="00D369F7"/>
    <w:pPr>
      <w:pBdr>
        <w:left w:val="single" w:sz="48" w:space="13" w:color="ED7D31" w:themeColor="accent2"/>
      </w:pBdr>
      <w:spacing w:before="240" w:after="120" w:line="300" w:lineRule="auto"/>
    </w:pPr>
    <w:rPr>
      <w:rFonts w:eastAsiaTheme="minorEastAsia"/>
      <w:b/>
      <w:bCs/>
      <w:i/>
      <w:iCs/>
      <w:color w:val="ED7D31" w:themeColor="accent2"/>
      <w:sz w:val="26"/>
      <w14:ligatures w14:val="standard"/>
      <w14:numForm w14:val="oldStyle"/>
    </w:rPr>
  </w:style>
  <w:style w:type="character" w:customStyle="1" w:styleId="IntenseQuoteChar">
    <w:name w:val="Intense Quote Char"/>
    <w:basedOn w:val="DefaultParagraphFont"/>
    <w:link w:val="IntenseQuote"/>
    <w:uiPriority w:val="30"/>
    <w:rsid w:val="00D369F7"/>
    <w:rPr>
      <w:rFonts w:eastAsiaTheme="minorEastAsia"/>
      <w:b/>
      <w:bCs/>
      <w:i/>
      <w:iCs/>
      <w:color w:val="ED7D31" w:themeColor="accent2"/>
      <w:sz w:val="26"/>
      <w14:ligatures w14:val="standard"/>
      <w14:numForm w14:val="oldStyle"/>
    </w:rPr>
  </w:style>
  <w:style w:type="character" w:styleId="SubtleEmphasis">
    <w:name w:val="Subtle Emphasis"/>
    <w:basedOn w:val="DefaultParagraphFont"/>
    <w:uiPriority w:val="19"/>
    <w:qFormat/>
    <w:rsid w:val="00D369F7"/>
    <w:rPr>
      <w:i/>
      <w:iCs/>
      <w:color w:val="000000"/>
    </w:rPr>
  </w:style>
  <w:style w:type="character" w:styleId="IntenseEmphasis">
    <w:name w:val="Intense Emphasis"/>
    <w:basedOn w:val="DefaultParagraphFont"/>
    <w:uiPriority w:val="21"/>
    <w:qFormat/>
    <w:rsid w:val="00D369F7"/>
    <w:rPr>
      <w:b/>
      <w:bCs/>
      <w:i/>
      <w:iCs/>
      <w:color w:val="44546A" w:themeColor="text2"/>
    </w:rPr>
  </w:style>
  <w:style w:type="character" w:styleId="SubtleReference">
    <w:name w:val="Subtle Reference"/>
    <w:basedOn w:val="DefaultParagraphFont"/>
    <w:uiPriority w:val="31"/>
    <w:qFormat/>
    <w:rsid w:val="00D369F7"/>
    <w:rPr>
      <w:smallCaps/>
      <w:color w:val="000000"/>
      <w:u w:val="single"/>
    </w:rPr>
  </w:style>
  <w:style w:type="character" w:styleId="IntenseReference">
    <w:name w:val="Intense Reference"/>
    <w:basedOn w:val="DefaultParagraphFont"/>
    <w:uiPriority w:val="32"/>
    <w:qFormat/>
    <w:rsid w:val="00D369F7"/>
    <w:rPr>
      <w:rFonts w:asciiTheme="minorHAnsi" w:hAnsiTheme="minorHAnsi"/>
      <w:b/>
      <w:bCs/>
      <w:smallCaps/>
      <w:color w:val="44546A" w:themeColor="text2"/>
      <w:spacing w:val="5"/>
      <w:sz w:val="22"/>
      <w:u w:val="single"/>
    </w:rPr>
  </w:style>
  <w:style w:type="character" w:styleId="BookTitle">
    <w:name w:val="Book Title"/>
    <w:basedOn w:val="DefaultParagraphFont"/>
    <w:uiPriority w:val="33"/>
    <w:qFormat/>
    <w:rsid w:val="00D369F7"/>
    <w:rPr>
      <w:rFonts w:asciiTheme="majorHAnsi" w:hAnsiTheme="majorHAnsi"/>
      <w:b/>
      <w:bCs/>
      <w:caps w:val="0"/>
      <w:smallCaps/>
      <w:color w:val="44546A" w:themeColor="text2"/>
      <w:spacing w:val="10"/>
      <w:sz w:val="22"/>
    </w:rPr>
  </w:style>
  <w:style w:type="paragraph" w:styleId="TOCHeading">
    <w:name w:val="TOC Heading"/>
    <w:basedOn w:val="Heading1"/>
    <w:next w:val="Normal"/>
    <w:uiPriority w:val="39"/>
    <w:unhideWhenUsed/>
    <w:qFormat/>
    <w:rsid w:val="00D369F7"/>
    <w:pPr>
      <w:spacing w:before="480" w:line="264" w:lineRule="auto"/>
      <w:outlineLvl w:val="9"/>
    </w:pPr>
    <w:rPr>
      <w:b/>
    </w:rPr>
  </w:style>
  <w:style w:type="paragraph" w:styleId="TOC1">
    <w:name w:val="toc 1"/>
    <w:basedOn w:val="Normal"/>
    <w:next w:val="Normal"/>
    <w:autoRedefine/>
    <w:uiPriority w:val="39"/>
    <w:unhideWhenUsed/>
    <w:rsid w:val="00D369F7"/>
    <w:pPr>
      <w:spacing w:before="120" w:after="120"/>
    </w:pPr>
    <w:rPr>
      <w:rFonts w:cstheme="minorHAnsi"/>
      <w:b/>
      <w:bCs/>
      <w:caps/>
      <w:sz w:val="20"/>
      <w:szCs w:val="20"/>
    </w:rPr>
  </w:style>
  <w:style w:type="paragraph" w:styleId="TOC2">
    <w:name w:val="toc 2"/>
    <w:basedOn w:val="Normal"/>
    <w:next w:val="Normal"/>
    <w:autoRedefine/>
    <w:uiPriority w:val="39"/>
    <w:semiHidden/>
    <w:unhideWhenUsed/>
    <w:rsid w:val="00D369F7"/>
    <w:pPr>
      <w:spacing w:after="0"/>
      <w:ind w:left="220"/>
    </w:pPr>
    <w:rPr>
      <w:rFonts w:cstheme="minorHAnsi"/>
      <w:smallCaps/>
      <w:sz w:val="20"/>
      <w:szCs w:val="20"/>
    </w:rPr>
  </w:style>
  <w:style w:type="paragraph" w:styleId="TOC3">
    <w:name w:val="toc 3"/>
    <w:basedOn w:val="Normal"/>
    <w:next w:val="Normal"/>
    <w:autoRedefine/>
    <w:uiPriority w:val="39"/>
    <w:semiHidden/>
    <w:unhideWhenUsed/>
    <w:rsid w:val="00D369F7"/>
    <w:pPr>
      <w:spacing w:after="0"/>
      <w:ind w:left="440"/>
    </w:pPr>
    <w:rPr>
      <w:rFonts w:cstheme="minorHAnsi"/>
      <w:i/>
      <w:iCs/>
      <w:sz w:val="20"/>
      <w:szCs w:val="20"/>
    </w:rPr>
  </w:style>
  <w:style w:type="paragraph" w:styleId="TOC4">
    <w:name w:val="toc 4"/>
    <w:basedOn w:val="Normal"/>
    <w:next w:val="Normal"/>
    <w:autoRedefine/>
    <w:uiPriority w:val="39"/>
    <w:semiHidden/>
    <w:unhideWhenUsed/>
    <w:rsid w:val="00D369F7"/>
    <w:pPr>
      <w:spacing w:after="0"/>
      <w:ind w:left="660"/>
    </w:pPr>
    <w:rPr>
      <w:rFonts w:cstheme="minorHAnsi"/>
      <w:sz w:val="18"/>
      <w:szCs w:val="18"/>
    </w:rPr>
  </w:style>
  <w:style w:type="paragraph" w:styleId="TOC5">
    <w:name w:val="toc 5"/>
    <w:basedOn w:val="Normal"/>
    <w:next w:val="Normal"/>
    <w:autoRedefine/>
    <w:uiPriority w:val="39"/>
    <w:semiHidden/>
    <w:unhideWhenUsed/>
    <w:rsid w:val="00D369F7"/>
    <w:pPr>
      <w:spacing w:after="0"/>
      <w:ind w:left="880"/>
    </w:pPr>
    <w:rPr>
      <w:rFonts w:cstheme="minorHAnsi"/>
      <w:sz w:val="18"/>
      <w:szCs w:val="18"/>
    </w:rPr>
  </w:style>
  <w:style w:type="paragraph" w:styleId="TOC6">
    <w:name w:val="toc 6"/>
    <w:basedOn w:val="Normal"/>
    <w:next w:val="Normal"/>
    <w:autoRedefine/>
    <w:uiPriority w:val="39"/>
    <w:semiHidden/>
    <w:unhideWhenUsed/>
    <w:rsid w:val="00D369F7"/>
    <w:pPr>
      <w:spacing w:after="0"/>
      <w:ind w:left="1100"/>
    </w:pPr>
    <w:rPr>
      <w:rFonts w:cstheme="minorHAnsi"/>
      <w:sz w:val="18"/>
      <w:szCs w:val="18"/>
    </w:rPr>
  </w:style>
  <w:style w:type="paragraph" w:styleId="TOC7">
    <w:name w:val="toc 7"/>
    <w:basedOn w:val="Normal"/>
    <w:next w:val="Normal"/>
    <w:autoRedefine/>
    <w:uiPriority w:val="39"/>
    <w:semiHidden/>
    <w:unhideWhenUsed/>
    <w:rsid w:val="00D369F7"/>
    <w:pPr>
      <w:spacing w:after="0"/>
      <w:ind w:left="1320"/>
    </w:pPr>
    <w:rPr>
      <w:rFonts w:cstheme="minorHAnsi"/>
      <w:sz w:val="18"/>
      <w:szCs w:val="18"/>
    </w:rPr>
  </w:style>
  <w:style w:type="paragraph" w:styleId="TOC8">
    <w:name w:val="toc 8"/>
    <w:basedOn w:val="Normal"/>
    <w:next w:val="Normal"/>
    <w:autoRedefine/>
    <w:uiPriority w:val="39"/>
    <w:semiHidden/>
    <w:unhideWhenUsed/>
    <w:rsid w:val="00D369F7"/>
    <w:pPr>
      <w:spacing w:after="0"/>
      <w:ind w:left="1540"/>
    </w:pPr>
    <w:rPr>
      <w:rFonts w:cstheme="minorHAnsi"/>
      <w:sz w:val="18"/>
      <w:szCs w:val="18"/>
    </w:rPr>
  </w:style>
  <w:style w:type="paragraph" w:styleId="TOC9">
    <w:name w:val="toc 9"/>
    <w:basedOn w:val="Normal"/>
    <w:next w:val="Normal"/>
    <w:autoRedefine/>
    <w:uiPriority w:val="39"/>
    <w:semiHidden/>
    <w:unhideWhenUsed/>
    <w:rsid w:val="00D369F7"/>
    <w:pPr>
      <w:spacing w:after="0"/>
      <w:ind w:left="1760"/>
    </w:pPr>
    <w:rPr>
      <w:rFonts w:cstheme="minorHAnsi"/>
      <w:sz w:val="18"/>
      <w:szCs w:val="18"/>
    </w:rPr>
  </w:style>
  <w:style w:type="paragraph" w:styleId="Footer">
    <w:name w:val="footer"/>
    <w:basedOn w:val="Normal"/>
    <w:link w:val="FooterChar"/>
    <w:uiPriority w:val="99"/>
    <w:unhideWhenUsed/>
    <w:rsid w:val="00D369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9F7"/>
  </w:style>
  <w:style w:type="character" w:styleId="PageNumber">
    <w:name w:val="page number"/>
    <w:basedOn w:val="DefaultParagraphFont"/>
    <w:uiPriority w:val="99"/>
    <w:semiHidden/>
    <w:unhideWhenUsed/>
    <w:rsid w:val="00D369F7"/>
  </w:style>
  <w:style w:type="paragraph" w:styleId="TableofFigures">
    <w:name w:val="table of figures"/>
    <w:basedOn w:val="Normal"/>
    <w:next w:val="Normal"/>
    <w:uiPriority w:val="99"/>
    <w:unhideWhenUsed/>
    <w:rsid w:val="008A5FD4"/>
    <w:pPr>
      <w:spacing w:after="0"/>
    </w:pPr>
  </w:style>
  <w:style w:type="paragraph" w:styleId="Header">
    <w:name w:val="header"/>
    <w:basedOn w:val="Normal"/>
    <w:link w:val="HeaderChar"/>
    <w:uiPriority w:val="99"/>
    <w:unhideWhenUsed/>
    <w:rsid w:val="008A5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FD4"/>
  </w:style>
  <w:style w:type="paragraph" w:styleId="Revision">
    <w:name w:val="Revision"/>
    <w:hidden/>
    <w:uiPriority w:val="99"/>
    <w:semiHidden/>
    <w:rsid w:val="001F6D43"/>
    <w:pPr>
      <w:spacing w:after="0" w:line="240" w:lineRule="auto"/>
    </w:pPr>
  </w:style>
  <w:style w:type="character" w:styleId="CommentReference">
    <w:name w:val="annotation reference"/>
    <w:basedOn w:val="DefaultParagraphFont"/>
    <w:uiPriority w:val="99"/>
    <w:semiHidden/>
    <w:unhideWhenUsed/>
    <w:rsid w:val="00AB7523"/>
    <w:rPr>
      <w:sz w:val="16"/>
      <w:szCs w:val="16"/>
    </w:rPr>
  </w:style>
  <w:style w:type="paragraph" w:styleId="CommentText">
    <w:name w:val="annotation text"/>
    <w:basedOn w:val="Normal"/>
    <w:link w:val="CommentTextChar"/>
    <w:uiPriority w:val="99"/>
    <w:semiHidden/>
    <w:unhideWhenUsed/>
    <w:rsid w:val="00AB7523"/>
    <w:pPr>
      <w:spacing w:line="240" w:lineRule="auto"/>
    </w:pPr>
    <w:rPr>
      <w:sz w:val="20"/>
      <w:szCs w:val="20"/>
    </w:rPr>
  </w:style>
  <w:style w:type="character" w:customStyle="1" w:styleId="CommentTextChar">
    <w:name w:val="Comment Text Char"/>
    <w:basedOn w:val="DefaultParagraphFont"/>
    <w:link w:val="CommentText"/>
    <w:uiPriority w:val="99"/>
    <w:semiHidden/>
    <w:rsid w:val="00AB7523"/>
    <w:rPr>
      <w:sz w:val="20"/>
      <w:szCs w:val="20"/>
    </w:rPr>
  </w:style>
  <w:style w:type="paragraph" w:styleId="CommentSubject">
    <w:name w:val="annotation subject"/>
    <w:basedOn w:val="CommentText"/>
    <w:next w:val="CommentText"/>
    <w:link w:val="CommentSubjectChar"/>
    <w:uiPriority w:val="99"/>
    <w:semiHidden/>
    <w:unhideWhenUsed/>
    <w:rsid w:val="00AB7523"/>
    <w:rPr>
      <w:b/>
      <w:bCs/>
    </w:rPr>
  </w:style>
  <w:style w:type="character" w:customStyle="1" w:styleId="CommentSubjectChar">
    <w:name w:val="Comment Subject Char"/>
    <w:basedOn w:val="CommentTextChar"/>
    <w:link w:val="CommentSubject"/>
    <w:uiPriority w:val="99"/>
    <w:semiHidden/>
    <w:rsid w:val="00AB75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16">
      <w:bodyDiv w:val="1"/>
      <w:marLeft w:val="0"/>
      <w:marRight w:val="0"/>
      <w:marTop w:val="0"/>
      <w:marBottom w:val="0"/>
      <w:divBdr>
        <w:top w:val="none" w:sz="0" w:space="0" w:color="auto"/>
        <w:left w:val="none" w:sz="0" w:space="0" w:color="auto"/>
        <w:bottom w:val="none" w:sz="0" w:space="0" w:color="auto"/>
        <w:right w:val="none" w:sz="0" w:space="0" w:color="auto"/>
      </w:divBdr>
      <w:divsChild>
        <w:div w:id="733703502">
          <w:marLeft w:val="0"/>
          <w:marRight w:val="0"/>
          <w:marTop w:val="0"/>
          <w:marBottom w:val="0"/>
          <w:divBdr>
            <w:top w:val="none" w:sz="0" w:space="0" w:color="auto"/>
            <w:left w:val="none" w:sz="0" w:space="0" w:color="auto"/>
            <w:bottom w:val="none" w:sz="0" w:space="0" w:color="auto"/>
            <w:right w:val="none" w:sz="0" w:space="0" w:color="auto"/>
          </w:divBdr>
          <w:divsChild>
            <w:div w:id="227889239">
              <w:marLeft w:val="0"/>
              <w:marRight w:val="0"/>
              <w:marTop w:val="0"/>
              <w:marBottom w:val="0"/>
              <w:divBdr>
                <w:top w:val="none" w:sz="0" w:space="0" w:color="auto"/>
                <w:left w:val="none" w:sz="0" w:space="0" w:color="auto"/>
                <w:bottom w:val="none" w:sz="0" w:space="0" w:color="auto"/>
                <w:right w:val="none" w:sz="0" w:space="0" w:color="auto"/>
              </w:divBdr>
              <w:divsChild>
                <w:div w:id="6174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793">
      <w:bodyDiv w:val="1"/>
      <w:marLeft w:val="0"/>
      <w:marRight w:val="0"/>
      <w:marTop w:val="0"/>
      <w:marBottom w:val="0"/>
      <w:divBdr>
        <w:top w:val="none" w:sz="0" w:space="0" w:color="auto"/>
        <w:left w:val="none" w:sz="0" w:space="0" w:color="auto"/>
        <w:bottom w:val="none" w:sz="0" w:space="0" w:color="auto"/>
        <w:right w:val="none" w:sz="0" w:space="0" w:color="auto"/>
      </w:divBdr>
      <w:divsChild>
        <w:div w:id="175048244">
          <w:marLeft w:val="0"/>
          <w:marRight w:val="0"/>
          <w:marTop w:val="0"/>
          <w:marBottom w:val="0"/>
          <w:divBdr>
            <w:top w:val="none" w:sz="0" w:space="0" w:color="auto"/>
            <w:left w:val="none" w:sz="0" w:space="0" w:color="auto"/>
            <w:bottom w:val="none" w:sz="0" w:space="0" w:color="auto"/>
            <w:right w:val="none" w:sz="0" w:space="0" w:color="auto"/>
          </w:divBdr>
          <w:divsChild>
            <w:div w:id="2112772216">
              <w:marLeft w:val="0"/>
              <w:marRight w:val="0"/>
              <w:marTop w:val="0"/>
              <w:marBottom w:val="0"/>
              <w:divBdr>
                <w:top w:val="none" w:sz="0" w:space="0" w:color="auto"/>
                <w:left w:val="none" w:sz="0" w:space="0" w:color="auto"/>
                <w:bottom w:val="none" w:sz="0" w:space="0" w:color="auto"/>
                <w:right w:val="none" w:sz="0" w:space="0" w:color="auto"/>
              </w:divBdr>
              <w:divsChild>
                <w:div w:id="1888684242">
                  <w:marLeft w:val="0"/>
                  <w:marRight w:val="0"/>
                  <w:marTop w:val="0"/>
                  <w:marBottom w:val="0"/>
                  <w:divBdr>
                    <w:top w:val="none" w:sz="0" w:space="0" w:color="auto"/>
                    <w:left w:val="none" w:sz="0" w:space="0" w:color="auto"/>
                    <w:bottom w:val="none" w:sz="0" w:space="0" w:color="auto"/>
                    <w:right w:val="none" w:sz="0" w:space="0" w:color="auto"/>
                  </w:divBdr>
                  <w:divsChild>
                    <w:div w:id="3316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142">
      <w:bodyDiv w:val="1"/>
      <w:marLeft w:val="0"/>
      <w:marRight w:val="0"/>
      <w:marTop w:val="0"/>
      <w:marBottom w:val="0"/>
      <w:divBdr>
        <w:top w:val="none" w:sz="0" w:space="0" w:color="auto"/>
        <w:left w:val="none" w:sz="0" w:space="0" w:color="auto"/>
        <w:bottom w:val="none" w:sz="0" w:space="0" w:color="auto"/>
        <w:right w:val="none" w:sz="0" w:space="0" w:color="auto"/>
      </w:divBdr>
    </w:div>
    <w:div w:id="8652243">
      <w:bodyDiv w:val="1"/>
      <w:marLeft w:val="0"/>
      <w:marRight w:val="0"/>
      <w:marTop w:val="0"/>
      <w:marBottom w:val="0"/>
      <w:divBdr>
        <w:top w:val="none" w:sz="0" w:space="0" w:color="auto"/>
        <w:left w:val="none" w:sz="0" w:space="0" w:color="auto"/>
        <w:bottom w:val="none" w:sz="0" w:space="0" w:color="auto"/>
        <w:right w:val="none" w:sz="0" w:space="0" w:color="auto"/>
      </w:divBdr>
    </w:div>
    <w:div w:id="13893808">
      <w:bodyDiv w:val="1"/>
      <w:marLeft w:val="0"/>
      <w:marRight w:val="0"/>
      <w:marTop w:val="0"/>
      <w:marBottom w:val="0"/>
      <w:divBdr>
        <w:top w:val="none" w:sz="0" w:space="0" w:color="auto"/>
        <w:left w:val="none" w:sz="0" w:space="0" w:color="auto"/>
        <w:bottom w:val="none" w:sz="0" w:space="0" w:color="auto"/>
        <w:right w:val="none" w:sz="0" w:space="0" w:color="auto"/>
      </w:divBdr>
    </w:div>
    <w:div w:id="38090679">
      <w:bodyDiv w:val="1"/>
      <w:marLeft w:val="0"/>
      <w:marRight w:val="0"/>
      <w:marTop w:val="0"/>
      <w:marBottom w:val="0"/>
      <w:divBdr>
        <w:top w:val="none" w:sz="0" w:space="0" w:color="auto"/>
        <w:left w:val="none" w:sz="0" w:space="0" w:color="auto"/>
        <w:bottom w:val="none" w:sz="0" w:space="0" w:color="auto"/>
        <w:right w:val="none" w:sz="0" w:space="0" w:color="auto"/>
      </w:divBdr>
      <w:divsChild>
        <w:div w:id="1877960327">
          <w:marLeft w:val="0"/>
          <w:marRight w:val="0"/>
          <w:marTop w:val="0"/>
          <w:marBottom w:val="0"/>
          <w:divBdr>
            <w:top w:val="none" w:sz="0" w:space="0" w:color="auto"/>
            <w:left w:val="none" w:sz="0" w:space="0" w:color="auto"/>
            <w:bottom w:val="none" w:sz="0" w:space="0" w:color="auto"/>
            <w:right w:val="none" w:sz="0" w:space="0" w:color="auto"/>
          </w:divBdr>
          <w:divsChild>
            <w:div w:id="1349793191">
              <w:marLeft w:val="0"/>
              <w:marRight w:val="0"/>
              <w:marTop w:val="0"/>
              <w:marBottom w:val="0"/>
              <w:divBdr>
                <w:top w:val="none" w:sz="0" w:space="0" w:color="auto"/>
                <w:left w:val="none" w:sz="0" w:space="0" w:color="auto"/>
                <w:bottom w:val="none" w:sz="0" w:space="0" w:color="auto"/>
                <w:right w:val="none" w:sz="0" w:space="0" w:color="auto"/>
              </w:divBdr>
              <w:divsChild>
                <w:div w:id="16798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3400">
      <w:bodyDiv w:val="1"/>
      <w:marLeft w:val="0"/>
      <w:marRight w:val="0"/>
      <w:marTop w:val="0"/>
      <w:marBottom w:val="0"/>
      <w:divBdr>
        <w:top w:val="none" w:sz="0" w:space="0" w:color="auto"/>
        <w:left w:val="none" w:sz="0" w:space="0" w:color="auto"/>
        <w:bottom w:val="none" w:sz="0" w:space="0" w:color="auto"/>
        <w:right w:val="none" w:sz="0" w:space="0" w:color="auto"/>
      </w:divBdr>
    </w:div>
    <w:div w:id="66878750">
      <w:bodyDiv w:val="1"/>
      <w:marLeft w:val="0"/>
      <w:marRight w:val="0"/>
      <w:marTop w:val="0"/>
      <w:marBottom w:val="0"/>
      <w:divBdr>
        <w:top w:val="none" w:sz="0" w:space="0" w:color="auto"/>
        <w:left w:val="none" w:sz="0" w:space="0" w:color="auto"/>
        <w:bottom w:val="none" w:sz="0" w:space="0" w:color="auto"/>
        <w:right w:val="none" w:sz="0" w:space="0" w:color="auto"/>
      </w:divBdr>
      <w:divsChild>
        <w:div w:id="1646355933">
          <w:marLeft w:val="0"/>
          <w:marRight w:val="0"/>
          <w:marTop w:val="0"/>
          <w:marBottom w:val="0"/>
          <w:divBdr>
            <w:top w:val="none" w:sz="0" w:space="0" w:color="auto"/>
            <w:left w:val="none" w:sz="0" w:space="0" w:color="auto"/>
            <w:bottom w:val="none" w:sz="0" w:space="0" w:color="auto"/>
            <w:right w:val="none" w:sz="0" w:space="0" w:color="auto"/>
          </w:divBdr>
          <w:divsChild>
            <w:div w:id="1602224534">
              <w:marLeft w:val="0"/>
              <w:marRight w:val="0"/>
              <w:marTop w:val="0"/>
              <w:marBottom w:val="0"/>
              <w:divBdr>
                <w:top w:val="none" w:sz="0" w:space="0" w:color="auto"/>
                <w:left w:val="none" w:sz="0" w:space="0" w:color="auto"/>
                <w:bottom w:val="none" w:sz="0" w:space="0" w:color="auto"/>
                <w:right w:val="none" w:sz="0" w:space="0" w:color="auto"/>
              </w:divBdr>
              <w:divsChild>
                <w:div w:id="18624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0155">
      <w:bodyDiv w:val="1"/>
      <w:marLeft w:val="0"/>
      <w:marRight w:val="0"/>
      <w:marTop w:val="0"/>
      <w:marBottom w:val="0"/>
      <w:divBdr>
        <w:top w:val="none" w:sz="0" w:space="0" w:color="auto"/>
        <w:left w:val="none" w:sz="0" w:space="0" w:color="auto"/>
        <w:bottom w:val="none" w:sz="0" w:space="0" w:color="auto"/>
        <w:right w:val="none" w:sz="0" w:space="0" w:color="auto"/>
      </w:divBdr>
    </w:div>
    <w:div w:id="79955329">
      <w:bodyDiv w:val="1"/>
      <w:marLeft w:val="0"/>
      <w:marRight w:val="0"/>
      <w:marTop w:val="0"/>
      <w:marBottom w:val="0"/>
      <w:divBdr>
        <w:top w:val="none" w:sz="0" w:space="0" w:color="auto"/>
        <w:left w:val="none" w:sz="0" w:space="0" w:color="auto"/>
        <w:bottom w:val="none" w:sz="0" w:space="0" w:color="auto"/>
        <w:right w:val="none" w:sz="0" w:space="0" w:color="auto"/>
      </w:divBdr>
    </w:div>
    <w:div w:id="89202489">
      <w:bodyDiv w:val="1"/>
      <w:marLeft w:val="0"/>
      <w:marRight w:val="0"/>
      <w:marTop w:val="0"/>
      <w:marBottom w:val="0"/>
      <w:divBdr>
        <w:top w:val="none" w:sz="0" w:space="0" w:color="auto"/>
        <w:left w:val="none" w:sz="0" w:space="0" w:color="auto"/>
        <w:bottom w:val="none" w:sz="0" w:space="0" w:color="auto"/>
        <w:right w:val="none" w:sz="0" w:space="0" w:color="auto"/>
      </w:divBdr>
    </w:div>
    <w:div w:id="99379575">
      <w:bodyDiv w:val="1"/>
      <w:marLeft w:val="0"/>
      <w:marRight w:val="0"/>
      <w:marTop w:val="0"/>
      <w:marBottom w:val="0"/>
      <w:divBdr>
        <w:top w:val="none" w:sz="0" w:space="0" w:color="auto"/>
        <w:left w:val="none" w:sz="0" w:space="0" w:color="auto"/>
        <w:bottom w:val="none" w:sz="0" w:space="0" w:color="auto"/>
        <w:right w:val="none" w:sz="0" w:space="0" w:color="auto"/>
      </w:divBdr>
      <w:divsChild>
        <w:div w:id="1316371634">
          <w:marLeft w:val="0"/>
          <w:marRight w:val="0"/>
          <w:marTop w:val="0"/>
          <w:marBottom w:val="0"/>
          <w:divBdr>
            <w:top w:val="none" w:sz="0" w:space="0" w:color="auto"/>
            <w:left w:val="none" w:sz="0" w:space="0" w:color="auto"/>
            <w:bottom w:val="none" w:sz="0" w:space="0" w:color="auto"/>
            <w:right w:val="none" w:sz="0" w:space="0" w:color="auto"/>
          </w:divBdr>
          <w:divsChild>
            <w:div w:id="1184633823">
              <w:marLeft w:val="0"/>
              <w:marRight w:val="0"/>
              <w:marTop w:val="0"/>
              <w:marBottom w:val="0"/>
              <w:divBdr>
                <w:top w:val="none" w:sz="0" w:space="0" w:color="auto"/>
                <w:left w:val="none" w:sz="0" w:space="0" w:color="auto"/>
                <w:bottom w:val="none" w:sz="0" w:space="0" w:color="auto"/>
                <w:right w:val="none" w:sz="0" w:space="0" w:color="auto"/>
              </w:divBdr>
              <w:divsChild>
                <w:div w:id="993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5652">
      <w:bodyDiv w:val="1"/>
      <w:marLeft w:val="0"/>
      <w:marRight w:val="0"/>
      <w:marTop w:val="0"/>
      <w:marBottom w:val="0"/>
      <w:divBdr>
        <w:top w:val="none" w:sz="0" w:space="0" w:color="auto"/>
        <w:left w:val="none" w:sz="0" w:space="0" w:color="auto"/>
        <w:bottom w:val="none" w:sz="0" w:space="0" w:color="auto"/>
        <w:right w:val="none" w:sz="0" w:space="0" w:color="auto"/>
      </w:divBdr>
    </w:div>
    <w:div w:id="111479105">
      <w:bodyDiv w:val="1"/>
      <w:marLeft w:val="0"/>
      <w:marRight w:val="0"/>
      <w:marTop w:val="0"/>
      <w:marBottom w:val="0"/>
      <w:divBdr>
        <w:top w:val="none" w:sz="0" w:space="0" w:color="auto"/>
        <w:left w:val="none" w:sz="0" w:space="0" w:color="auto"/>
        <w:bottom w:val="none" w:sz="0" w:space="0" w:color="auto"/>
        <w:right w:val="none" w:sz="0" w:space="0" w:color="auto"/>
      </w:divBdr>
      <w:divsChild>
        <w:div w:id="2036152824">
          <w:marLeft w:val="0"/>
          <w:marRight w:val="0"/>
          <w:marTop w:val="0"/>
          <w:marBottom w:val="0"/>
          <w:divBdr>
            <w:top w:val="none" w:sz="0" w:space="0" w:color="auto"/>
            <w:left w:val="none" w:sz="0" w:space="0" w:color="auto"/>
            <w:bottom w:val="none" w:sz="0" w:space="0" w:color="auto"/>
            <w:right w:val="none" w:sz="0" w:space="0" w:color="auto"/>
          </w:divBdr>
          <w:divsChild>
            <w:div w:id="351146439">
              <w:marLeft w:val="0"/>
              <w:marRight w:val="0"/>
              <w:marTop w:val="0"/>
              <w:marBottom w:val="0"/>
              <w:divBdr>
                <w:top w:val="none" w:sz="0" w:space="0" w:color="auto"/>
                <w:left w:val="none" w:sz="0" w:space="0" w:color="auto"/>
                <w:bottom w:val="none" w:sz="0" w:space="0" w:color="auto"/>
                <w:right w:val="none" w:sz="0" w:space="0" w:color="auto"/>
              </w:divBdr>
              <w:divsChild>
                <w:div w:id="21026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1731">
      <w:bodyDiv w:val="1"/>
      <w:marLeft w:val="0"/>
      <w:marRight w:val="0"/>
      <w:marTop w:val="0"/>
      <w:marBottom w:val="0"/>
      <w:divBdr>
        <w:top w:val="none" w:sz="0" w:space="0" w:color="auto"/>
        <w:left w:val="none" w:sz="0" w:space="0" w:color="auto"/>
        <w:bottom w:val="none" w:sz="0" w:space="0" w:color="auto"/>
        <w:right w:val="none" w:sz="0" w:space="0" w:color="auto"/>
      </w:divBdr>
    </w:div>
    <w:div w:id="116608458">
      <w:bodyDiv w:val="1"/>
      <w:marLeft w:val="0"/>
      <w:marRight w:val="0"/>
      <w:marTop w:val="0"/>
      <w:marBottom w:val="0"/>
      <w:divBdr>
        <w:top w:val="none" w:sz="0" w:space="0" w:color="auto"/>
        <w:left w:val="none" w:sz="0" w:space="0" w:color="auto"/>
        <w:bottom w:val="none" w:sz="0" w:space="0" w:color="auto"/>
        <w:right w:val="none" w:sz="0" w:space="0" w:color="auto"/>
      </w:divBdr>
    </w:div>
    <w:div w:id="173882773">
      <w:bodyDiv w:val="1"/>
      <w:marLeft w:val="0"/>
      <w:marRight w:val="0"/>
      <w:marTop w:val="0"/>
      <w:marBottom w:val="0"/>
      <w:divBdr>
        <w:top w:val="none" w:sz="0" w:space="0" w:color="auto"/>
        <w:left w:val="none" w:sz="0" w:space="0" w:color="auto"/>
        <w:bottom w:val="none" w:sz="0" w:space="0" w:color="auto"/>
        <w:right w:val="none" w:sz="0" w:space="0" w:color="auto"/>
      </w:divBdr>
    </w:div>
    <w:div w:id="193275930">
      <w:bodyDiv w:val="1"/>
      <w:marLeft w:val="0"/>
      <w:marRight w:val="0"/>
      <w:marTop w:val="0"/>
      <w:marBottom w:val="0"/>
      <w:divBdr>
        <w:top w:val="none" w:sz="0" w:space="0" w:color="auto"/>
        <w:left w:val="none" w:sz="0" w:space="0" w:color="auto"/>
        <w:bottom w:val="none" w:sz="0" w:space="0" w:color="auto"/>
        <w:right w:val="none" w:sz="0" w:space="0" w:color="auto"/>
      </w:divBdr>
    </w:div>
    <w:div w:id="194198528">
      <w:bodyDiv w:val="1"/>
      <w:marLeft w:val="0"/>
      <w:marRight w:val="0"/>
      <w:marTop w:val="0"/>
      <w:marBottom w:val="0"/>
      <w:divBdr>
        <w:top w:val="none" w:sz="0" w:space="0" w:color="auto"/>
        <w:left w:val="none" w:sz="0" w:space="0" w:color="auto"/>
        <w:bottom w:val="none" w:sz="0" w:space="0" w:color="auto"/>
        <w:right w:val="none" w:sz="0" w:space="0" w:color="auto"/>
      </w:divBdr>
    </w:div>
    <w:div w:id="211775182">
      <w:bodyDiv w:val="1"/>
      <w:marLeft w:val="0"/>
      <w:marRight w:val="0"/>
      <w:marTop w:val="0"/>
      <w:marBottom w:val="0"/>
      <w:divBdr>
        <w:top w:val="none" w:sz="0" w:space="0" w:color="auto"/>
        <w:left w:val="none" w:sz="0" w:space="0" w:color="auto"/>
        <w:bottom w:val="none" w:sz="0" w:space="0" w:color="auto"/>
        <w:right w:val="none" w:sz="0" w:space="0" w:color="auto"/>
      </w:divBdr>
      <w:divsChild>
        <w:div w:id="2013988735">
          <w:marLeft w:val="0"/>
          <w:marRight w:val="0"/>
          <w:marTop w:val="0"/>
          <w:marBottom w:val="0"/>
          <w:divBdr>
            <w:top w:val="none" w:sz="0" w:space="0" w:color="auto"/>
            <w:left w:val="none" w:sz="0" w:space="0" w:color="auto"/>
            <w:bottom w:val="none" w:sz="0" w:space="0" w:color="auto"/>
            <w:right w:val="none" w:sz="0" w:space="0" w:color="auto"/>
          </w:divBdr>
          <w:divsChild>
            <w:div w:id="751315036">
              <w:marLeft w:val="0"/>
              <w:marRight w:val="0"/>
              <w:marTop w:val="0"/>
              <w:marBottom w:val="0"/>
              <w:divBdr>
                <w:top w:val="none" w:sz="0" w:space="0" w:color="auto"/>
                <w:left w:val="none" w:sz="0" w:space="0" w:color="auto"/>
                <w:bottom w:val="none" w:sz="0" w:space="0" w:color="auto"/>
                <w:right w:val="none" w:sz="0" w:space="0" w:color="auto"/>
              </w:divBdr>
              <w:divsChild>
                <w:div w:id="399525600">
                  <w:marLeft w:val="0"/>
                  <w:marRight w:val="0"/>
                  <w:marTop w:val="0"/>
                  <w:marBottom w:val="0"/>
                  <w:divBdr>
                    <w:top w:val="none" w:sz="0" w:space="0" w:color="auto"/>
                    <w:left w:val="none" w:sz="0" w:space="0" w:color="auto"/>
                    <w:bottom w:val="none" w:sz="0" w:space="0" w:color="auto"/>
                    <w:right w:val="none" w:sz="0" w:space="0" w:color="auto"/>
                  </w:divBdr>
                  <w:divsChild>
                    <w:div w:id="3666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00316">
      <w:bodyDiv w:val="1"/>
      <w:marLeft w:val="0"/>
      <w:marRight w:val="0"/>
      <w:marTop w:val="0"/>
      <w:marBottom w:val="0"/>
      <w:divBdr>
        <w:top w:val="none" w:sz="0" w:space="0" w:color="auto"/>
        <w:left w:val="none" w:sz="0" w:space="0" w:color="auto"/>
        <w:bottom w:val="none" w:sz="0" w:space="0" w:color="auto"/>
        <w:right w:val="none" w:sz="0" w:space="0" w:color="auto"/>
      </w:divBdr>
    </w:div>
    <w:div w:id="218639472">
      <w:bodyDiv w:val="1"/>
      <w:marLeft w:val="0"/>
      <w:marRight w:val="0"/>
      <w:marTop w:val="0"/>
      <w:marBottom w:val="0"/>
      <w:divBdr>
        <w:top w:val="none" w:sz="0" w:space="0" w:color="auto"/>
        <w:left w:val="none" w:sz="0" w:space="0" w:color="auto"/>
        <w:bottom w:val="none" w:sz="0" w:space="0" w:color="auto"/>
        <w:right w:val="none" w:sz="0" w:space="0" w:color="auto"/>
      </w:divBdr>
    </w:div>
    <w:div w:id="238292025">
      <w:bodyDiv w:val="1"/>
      <w:marLeft w:val="0"/>
      <w:marRight w:val="0"/>
      <w:marTop w:val="0"/>
      <w:marBottom w:val="0"/>
      <w:divBdr>
        <w:top w:val="none" w:sz="0" w:space="0" w:color="auto"/>
        <w:left w:val="none" w:sz="0" w:space="0" w:color="auto"/>
        <w:bottom w:val="none" w:sz="0" w:space="0" w:color="auto"/>
        <w:right w:val="none" w:sz="0" w:space="0" w:color="auto"/>
      </w:divBdr>
    </w:div>
    <w:div w:id="246231866">
      <w:bodyDiv w:val="1"/>
      <w:marLeft w:val="0"/>
      <w:marRight w:val="0"/>
      <w:marTop w:val="0"/>
      <w:marBottom w:val="0"/>
      <w:divBdr>
        <w:top w:val="none" w:sz="0" w:space="0" w:color="auto"/>
        <w:left w:val="none" w:sz="0" w:space="0" w:color="auto"/>
        <w:bottom w:val="none" w:sz="0" w:space="0" w:color="auto"/>
        <w:right w:val="none" w:sz="0" w:space="0" w:color="auto"/>
      </w:divBdr>
      <w:divsChild>
        <w:div w:id="694500727">
          <w:marLeft w:val="0"/>
          <w:marRight w:val="0"/>
          <w:marTop w:val="0"/>
          <w:marBottom w:val="0"/>
          <w:divBdr>
            <w:top w:val="none" w:sz="0" w:space="0" w:color="auto"/>
            <w:left w:val="none" w:sz="0" w:space="0" w:color="auto"/>
            <w:bottom w:val="none" w:sz="0" w:space="0" w:color="auto"/>
            <w:right w:val="none" w:sz="0" w:space="0" w:color="auto"/>
          </w:divBdr>
          <w:divsChild>
            <w:div w:id="338898768">
              <w:marLeft w:val="0"/>
              <w:marRight w:val="0"/>
              <w:marTop w:val="0"/>
              <w:marBottom w:val="0"/>
              <w:divBdr>
                <w:top w:val="none" w:sz="0" w:space="0" w:color="auto"/>
                <w:left w:val="none" w:sz="0" w:space="0" w:color="auto"/>
                <w:bottom w:val="none" w:sz="0" w:space="0" w:color="auto"/>
                <w:right w:val="none" w:sz="0" w:space="0" w:color="auto"/>
              </w:divBdr>
              <w:divsChild>
                <w:div w:id="654987697">
                  <w:marLeft w:val="0"/>
                  <w:marRight w:val="0"/>
                  <w:marTop w:val="0"/>
                  <w:marBottom w:val="0"/>
                  <w:divBdr>
                    <w:top w:val="none" w:sz="0" w:space="0" w:color="auto"/>
                    <w:left w:val="none" w:sz="0" w:space="0" w:color="auto"/>
                    <w:bottom w:val="none" w:sz="0" w:space="0" w:color="auto"/>
                    <w:right w:val="none" w:sz="0" w:space="0" w:color="auto"/>
                  </w:divBdr>
                  <w:divsChild>
                    <w:div w:id="9515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49067">
      <w:bodyDiv w:val="1"/>
      <w:marLeft w:val="0"/>
      <w:marRight w:val="0"/>
      <w:marTop w:val="0"/>
      <w:marBottom w:val="0"/>
      <w:divBdr>
        <w:top w:val="none" w:sz="0" w:space="0" w:color="auto"/>
        <w:left w:val="none" w:sz="0" w:space="0" w:color="auto"/>
        <w:bottom w:val="none" w:sz="0" w:space="0" w:color="auto"/>
        <w:right w:val="none" w:sz="0" w:space="0" w:color="auto"/>
      </w:divBdr>
    </w:div>
    <w:div w:id="299725139">
      <w:bodyDiv w:val="1"/>
      <w:marLeft w:val="0"/>
      <w:marRight w:val="0"/>
      <w:marTop w:val="0"/>
      <w:marBottom w:val="0"/>
      <w:divBdr>
        <w:top w:val="none" w:sz="0" w:space="0" w:color="auto"/>
        <w:left w:val="none" w:sz="0" w:space="0" w:color="auto"/>
        <w:bottom w:val="none" w:sz="0" w:space="0" w:color="auto"/>
        <w:right w:val="none" w:sz="0" w:space="0" w:color="auto"/>
      </w:divBdr>
    </w:div>
    <w:div w:id="304626956">
      <w:bodyDiv w:val="1"/>
      <w:marLeft w:val="0"/>
      <w:marRight w:val="0"/>
      <w:marTop w:val="0"/>
      <w:marBottom w:val="0"/>
      <w:divBdr>
        <w:top w:val="none" w:sz="0" w:space="0" w:color="auto"/>
        <w:left w:val="none" w:sz="0" w:space="0" w:color="auto"/>
        <w:bottom w:val="none" w:sz="0" w:space="0" w:color="auto"/>
        <w:right w:val="none" w:sz="0" w:space="0" w:color="auto"/>
      </w:divBdr>
      <w:divsChild>
        <w:div w:id="1442067560">
          <w:marLeft w:val="0"/>
          <w:marRight w:val="0"/>
          <w:marTop w:val="0"/>
          <w:marBottom w:val="0"/>
          <w:divBdr>
            <w:top w:val="none" w:sz="0" w:space="0" w:color="auto"/>
            <w:left w:val="none" w:sz="0" w:space="0" w:color="auto"/>
            <w:bottom w:val="none" w:sz="0" w:space="0" w:color="auto"/>
            <w:right w:val="none" w:sz="0" w:space="0" w:color="auto"/>
          </w:divBdr>
          <w:divsChild>
            <w:div w:id="1565792804">
              <w:marLeft w:val="0"/>
              <w:marRight w:val="0"/>
              <w:marTop w:val="0"/>
              <w:marBottom w:val="0"/>
              <w:divBdr>
                <w:top w:val="none" w:sz="0" w:space="0" w:color="auto"/>
                <w:left w:val="none" w:sz="0" w:space="0" w:color="auto"/>
                <w:bottom w:val="none" w:sz="0" w:space="0" w:color="auto"/>
                <w:right w:val="none" w:sz="0" w:space="0" w:color="auto"/>
              </w:divBdr>
              <w:divsChild>
                <w:div w:id="11484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3224">
      <w:bodyDiv w:val="1"/>
      <w:marLeft w:val="0"/>
      <w:marRight w:val="0"/>
      <w:marTop w:val="0"/>
      <w:marBottom w:val="0"/>
      <w:divBdr>
        <w:top w:val="none" w:sz="0" w:space="0" w:color="auto"/>
        <w:left w:val="none" w:sz="0" w:space="0" w:color="auto"/>
        <w:bottom w:val="none" w:sz="0" w:space="0" w:color="auto"/>
        <w:right w:val="none" w:sz="0" w:space="0" w:color="auto"/>
      </w:divBdr>
      <w:divsChild>
        <w:div w:id="1898128273">
          <w:marLeft w:val="0"/>
          <w:marRight w:val="0"/>
          <w:marTop w:val="0"/>
          <w:marBottom w:val="0"/>
          <w:divBdr>
            <w:top w:val="none" w:sz="0" w:space="0" w:color="auto"/>
            <w:left w:val="none" w:sz="0" w:space="0" w:color="auto"/>
            <w:bottom w:val="none" w:sz="0" w:space="0" w:color="auto"/>
            <w:right w:val="none" w:sz="0" w:space="0" w:color="auto"/>
          </w:divBdr>
          <w:divsChild>
            <w:div w:id="1398094655">
              <w:marLeft w:val="0"/>
              <w:marRight w:val="0"/>
              <w:marTop w:val="0"/>
              <w:marBottom w:val="0"/>
              <w:divBdr>
                <w:top w:val="none" w:sz="0" w:space="0" w:color="auto"/>
                <w:left w:val="none" w:sz="0" w:space="0" w:color="auto"/>
                <w:bottom w:val="none" w:sz="0" w:space="0" w:color="auto"/>
                <w:right w:val="none" w:sz="0" w:space="0" w:color="auto"/>
              </w:divBdr>
              <w:divsChild>
                <w:div w:id="2076779868">
                  <w:marLeft w:val="0"/>
                  <w:marRight w:val="0"/>
                  <w:marTop w:val="0"/>
                  <w:marBottom w:val="0"/>
                  <w:divBdr>
                    <w:top w:val="none" w:sz="0" w:space="0" w:color="auto"/>
                    <w:left w:val="none" w:sz="0" w:space="0" w:color="auto"/>
                    <w:bottom w:val="none" w:sz="0" w:space="0" w:color="auto"/>
                    <w:right w:val="none" w:sz="0" w:space="0" w:color="auto"/>
                  </w:divBdr>
                  <w:divsChild>
                    <w:div w:id="18165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802464">
      <w:bodyDiv w:val="1"/>
      <w:marLeft w:val="0"/>
      <w:marRight w:val="0"/>
      <w:marTop w:val="0"/>
      <w:marBottom w:val="0"/>
      <w:divBdr>
        <w:top w:val="none" w:sz="0" w:space="0" w:color="auto"/>
        <w:left w:val="none" w:sz="0" w:space="0" w:color="auto"/>
        <w:bottom w:val="none" w:sz="0" w:space="0" w:color="auto"/>
        <w:right w:val="none" w:sz="0" w:space="0" w:color="auto"/>
      </w:divBdr>
      <w:divsChild>
        <w:div w:id="1089082990">
          <w:marLeft w:val="0"/>
          <w:marRight w:val="0"/>
          <w:marTop w:val="0"/>
          <w:marBottom w:val="0"/>
          <w:divBdr>
            <w:top w:val="none" w:sz="0" w:space="0" w:color="auto"/>
            <w:left w:val="none" w:sz="0" w:space="0" w:color="auto"/>
            <w:bottom w:val="none" w:sz="0" w:space="0" w:color="auto"/>
            <w:right w:val="none" w:sz="0" w:space="0" w:color="auto"/>
          </w:divBdr>
          <w:divsChild>
            <w:div w:id="1247689804">
              <w:marLeft w:val="0"/>
              <w:marRight w:val="0"/>
              <w:marTop w:val="0"/>
              <w:marBottom w:val="0"/>
              <w:divBdr>
                <w:top w:val="none" w:sz="0" w:space="0" w:color="auto"/>
                <w:left w:val="none" w:sz="0" w:space="0" w:color="auto"/>
                <w:bottom w:val="none" w:sz="0" w:space="0" w:color="auto"/>
                <w:right w:val="none" w:sz="0" w:space="0" w:color="auto"/>
              </w:divBdr>
              <w:divsChild>
                <w:div w:id="1351758627">
                  <w:marLeft w:val="0"/>
                  <w:marRight w:val="0"/>
                  <w:marTop w:val="0"/>
                  <w:marBottom w:val="0"/>
                  <w:divBdr>
                    <w:top w:val="none" w:sz="0" w:space="0" w:color="auto"/>
                    <w:left w:val="none" w:sz="0" w:space="0" w:color="auto"/>
                    <w:bottom w:val="none" w:sz="0" w:space="0" w:color="auto"/>
                    <w:right w:val="none" w:sz="0" w:space="0" w:color="auto"/>
                  </w:divBdr>
                  <w:divsChild>
                    <w:div w:id="12391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07696">
      <w:bodyDiv w:val="1"/>
      <w:marLeft w:val="0"/>
      <w:marRight w:val="0"/>
      <w:marTop w:val="0"/>
      <w:marBottom w:val="0"/>
      <w:divBdr>
        <w:top w:val="none" w:sz="0" w:space="0" w:color="auto"/>
        <w:left w:val="none" w:sz="0" w:space="0" w:color="auto"/>
        <w:bottom w:val="none" w:sz="0" w:space="0" w:color="auto"/>
        <w:right w:val="none" w:sz="0" w:space="0" w:color="auto"/>
      </w:divBdr>
      <w:divsChild>
        <w:div w:id="1594584819">
          <w:marLeft w:val="0"/>
          <w:marRight w:val="0"/>
          <w:marTop w:val="0"/>
          <w:marBottom w:val="0"/>
          <w:divBdr>
            <w:top w:val="none" w:sz="0" w:space="0" w:color="auto"/>
            <w:left w:val="none" w:sz="0" w:space="0" w:color="auto"/>
            <w:bottom w:val="none" w:sz="0" w:space="0" w:color="auto"/>
            <w:right w:val="none" w:sz="0" w:space="0" w:color="auto"/>
          </w:divBdr>
          <w:divsChild>
            <w:div w:id="529269362">
              <w:marLeft w:val="0"/>
              <w:marRight w:val="0"/>
              <w:marTop w:val="0"/>
              <w:marBottom w:val="0"/>
              <w:divBdr>
                <w:top w:val="none" w:sz="0" w:space="0" w:color="auto"/>
                <w:left w:val="none" w:sz="0" w:space="0" w:color="auto"/>
                <w:bottom w:val="none" w:sz="0" w:space="0" w:color="auto"/>
                <w:right w:val="none" w:sz="0" w:space="0" w:color="auto"/>
              </w:divBdr>
              <w:divsChild>
                <w:div w:id="1489175493">
                  <w:marLeft w:val="0"/>
                  <w:marRight w:val="0"/>
                  <w:marTop w:val="0"/>
                  <w:marBottom w:val="0"/>
                  <w:divBdr>
                    <w:top w:val="none" w:sz="0" w:space="0" w:color="auto"/>
                    <w:left w:val="none" w:sz="0" w:space="0" w:color="auto"/>
                    <w:bottom w:val="none" w:sz="0" w:space="0" w:color="auto"/>
                    <w:right w:val="none" w:sz="0" w:space="0" w:color="auto"/>
                  </w:divBdr>
                  <w:divsChild>
                    <w:div w:id="4267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72751">
      <w:bodyDiv w:val="1"/>
      <w:marLeft w:val="0"/>
      <w:marRight w:val="0"/>
      <w:marTop w:val="0"/>
      <w:marBottom w:val="0"/>
      <w:divBdr>
        <w:top w:val="none" w:sz="0" w:space="0" w:color="auto"/>
        <w:left w:val="none" w:sz="0" w:space="0" w:color="auto"/>
        <w:bottom w:val="none" w:sz="0" w:space="0" w:color="auto"/>
        <w:right w:val="none" w:sz="0" w:space="0" w:color="auto"/>
      </w:divBdr>
      <w:divsChild>
        <w:div w:id="661735923">
          <w:marLeft w:val="0"/>
          <w:marRight w:val="0"/>
          <w:marTop w:val="0"/>
          <w:marBottom w:val="0"/>
          <w:divBdr>
            <w:top w:val="none" w:sz="0" w:space="0" w:color="auto"/>
            <w:left w:val="none" w:sz="0" w:space="0" w:color="auto"/>
            <w:bottom w:val="none" w:sz="0" w:space="0" w:color="auto"/>
            <w:right w:val="none" w:sz="0" w:space="0" w:color="auto"/>
          </w:divBdr>
          <w:divsChild>
            <w:div w:id="2105102443">
              <w:marLeft w:val="0"/>
              <w:marRight w:val="0"/>
              <w:marTop w:val="0"/>
              <w:marBottom w:val="0"/>
              <w:divBdr>
                <w:top w:val="none" w:sz="0" w:space="0" w:color="auto"/>
                <w:left w:val="none" w:sz="0" w:space="0" w:color="auto"/>
                <w:bottom w:val="none" w:sz="0" w:space="0" w:color="auto"/>
                <w:right w:val="none" w:sz="0" w:space="0" w:color="auto"/>
              </w:divBdr>
              <w:divsChild>
                <w:div w:id="8596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91902">
      <w:bodyDiv w:val="1"/>
      <w:marLeft w:val="0"/>
      <w:marRight w:val="0"/>
      <w:marTop w:val="0"/>
      <w:marBottom w:val="0"/>
      <w:divBdr>
        <w:top w:val="none" w:sz="0" w:space="0" w:color="auto"/>
        <w:left w:val="none" w:sz="0" w:space="0" w:color="auto"/>
        <w:bottom w:val="none" w:sz="0" w:space="0" w:color="auto"/>
        <w:right w:val="none" w:sz="0" w:space="0" w:color="auto"/>
      </w:divBdr>
      <w:divsChild>
        <w:div w:id="1815640817">
          <w:marLeft w:val="0"/>
          <w:marRight w:val="0"/>
          <w:marTop w:val="0"/>
          <w:marBottom w:val="0"/>
          <w:divBdr>
            <w:top w:val="none" w:sz="0" w:space="0" w:color="auto"/>
            <w:left w:val="none" w:sz="0" w:space="0" w:color="auto"/>
            <w:bottom w:val="none" w:sz="0" w:space="0" w:color="auto"/>
            <w:right w:val="none" w:sz="0" w:space="0" w:color="auto"/>
          </w:divBdr>
          <w:divsChild>
            <w:div w:id="364449552">
              <w:marLeft w:val="0"/>
              <w:marRight w:val="0"/>
              <w:marTop w:val="0"/>
              <w:marBottom w:val="0"/>
              <w:divBdr>
                <w:top w:val="none" w:sz="0" w:space="0" w:color="auto"/>
                <w:left w:val="none" w:sz="0" w:space="0" w:color="auto"/>
                <w:bottom w:val="none" w:sz="0" w:space="0" w:color="auto"/>
                <w:right w:val="none" w:sz="0" w:space="0" w:color="auto"/>
              </w:divBdr>
              <w:divsChild>
                <w:div w:id="20514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59502">
      <w:bodyDiv w:val="1"/>
      <w:marLeft w:val="0"/>
      <w:marRight w:val="0"/>
      <w:marTop w:val="0"/>
      <w:marBottom w:val="0"/>
      <w:divBdr>
        <w:top w:val="none" w:sz="0" w:space="0" w:color="auto"/>
        <w:left w:val="none" w:sz="0" w:space="0" w:color="auto"/>
        <w:bottom w:val="none" w:sz="0" w:space="0" w:color="auto"/>
        <w:right w:val="none" w:sz="0" w:space="0" w:color="auto"/>
      </w:divBdr>
    </w:div>
    <w:div w:id="367604985">
      <w:bodyDiv w:val="1"/>
      <w:marLeft w:val="0"/>
      <w:marRight w:val="0"/>
      <w:marTop w:val="0"/>
      <w:marBottom w:val="0"/>
      <w:divBdr>
        <w:top w:val="none" w:sz="0" w:space="0" w:color="auto"/>
        <w:left w:val="none" w:sz="0" w:space="0" w:color="auto"/>
        <w:bottom w:val="none" w:sz="0" w:space="0" w:color="auto"/>
        <w:right w:val="none" w:sz="0" w:space="0" w:color="auto"/>
      </w:divBdr>
    </w:div>
    <w:div w:id="389773834">
      <w:bodyDiv w:val="1"/>
      <w:marLeft w:val="0"/>
      <w:marRight w:val="0"/>
      <w:marTop w:val="0"/>
      <w:marBottom w:val="0"/>
      <w:divBdr>
        <w:top w:val="none" w:sz="0" w:space="0" w:color="auto"/>
        <w:left w:val="none" w:sz="0" w:space="0" w:color="auto"/>
        <w:bottom w:val="none" w:sz="0" w:space="0" w:color="auto"/>
        <w:right w:val="none" w:sz="0" w:space="0" w:color="auto"/>
      </w:divBdr>
    </w:div>
    <w:div w:id="392585127">
      <w:bodyDiv w:val="1"/>
      <w:marLeft w:val="0"/>
      <w:marRight w:val="0"/>
      <w:marTop w:val="0"/>
      <w:marBottom w:val="0"/>
      <w:divBdr>
        <w:top w:val="none" w:sz="0" w:space="0" w:color="auto"/>
        <w:left w:val="none" w:sz="0" w:space="0" w:color="auto"/>
        <w:bottom w:val="none" w:sz="0" w:space="0" w:color="auto"/>
        <w:right w:val="none" w:sz="0" w:space="0" w:color="auto"/>
      </w:divBdr>
    </w:div>
    <w:div w:id="401147385">
      <w:bodyDiv w:val="1"/>
      <w:marLeft w:val="0"/>
      <w:marRight w:val="0"/>
      <w:marTop w:val="0"/>
      <w:marBottom w:val="0"/>
      <w:divBdr>
        <w:top w:val="none" w:sz="0" w:space="0" w:color="auto"/>
        <w:left w:val="none" w:sz="0" w:space="0" w:color="auto"/>
        <w:bottom w:val="none" w:sz="0" w:space="0" w:color="auto"/>
        <w:right w:val="none" w:sz="0" w:space="0" w:color="auto"/>
      </w:divBdr>
    </w:div>
    <w:div w:id="404106974">
      <w:bodyDiv w:val="1"/>
      <w:marLeft w:val="0"/>
      <w:marRight w:val="0"/>
      <w:marTop w:val="0"/>
      <w:marBottom w:val="0"/>
      <w:divBdr>
        <w:top w:val="none" w:sz="0" w:space="0" w:color="auto"/>
        <w:left w:val="none" w:sz="0" w:space="0" w:color="auto"/>
        <w:bottom w:val="none" w:sz="0" w:space="0" w:color="auto"/>
        <w:right w:val="none" w:sz="0" w:space="0" w:color="auto"/>
      </w:divBdr>
      <w:divsChild>
        <w:div w:id="5834466">
          <w:marLeft w:val="0"/>
          <w:marRight w:val="0"/>
          <w:marTop w:val="0"/>
          <w:marBottom w:val="0"/>
          <w:divBdr>
            <w:top w:val="none" w:sz="0" w:space="0" w:color="auto"/>
            <w:left w:val="none" w:sz="0" w:space="0" w:color="auto"/>
            <w:bottom w:val="none" w:sz="0" w:space="0" w:color="auto"/>
            <w:right w:val="none" w:sz="0" w:space="0" w:color="auto"/>
          </w:divBdr>
          <w:divsChild>
            <w:div w:id="1034161990">
              <w:marLeft w:val="0"/>
              <w:marRight w:val="0"/>
              <w:marTop w:val="0"/>
              <w:marBottom w:val="0"/>
              <w:divBdr>
                <w:top w:val="none" w:sz="0" w:space="0" w:color="auto"/>
                <w:left w:val="none" w:sz="0" w:space="0" w:color="auto"/>
                <w:bottom w:val="none" w:sz="0" w:space="0" w:color="auto"/>
                <w:right w:val="none" w:sz="0" w:space="0" w:color="auto"/>
              </w:divBdr>
              <w:divsChild>
                <w:div w:id="7631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97301">
      <w:bodyDiv w:val="1"/>
      <w:marLeft w:val="0"/>
      <w:marRight w:val="0"/>
      <w:marTop w:val="0"/>
      <w:marBottom w:val="0"/>
      <w:divBdr>
        <w:top w:val="none" w:sz="0" w:space="0" w:color="auto"/>
        <w:left w:val="none" w:sz="0" w:space="0" w:color="auto"/>
        <w:bottom w:val="none" w:sz="0" w:space="0" w:color="auto"/>
        <w:right w:val="none" w:sz="0" w:space="0" w:color="auto"/>
      </w:divBdr>
    </w:div>
    <w:div w:id="441918720">
      <w:bodyDiv w:val="1"/>
      <w:marLeft w:val="0"/>
      <w:marRight w:val="0"/>
      <w:marTop w:val="0"/>
      <w:marBottom w:val="0"/>
      <w:divBdr>
        <w:top w:val="none" w:sz="0" w:space="0" w:color="auto"/>
        <w:left w:val="none" w:sz="0" w:space="0" w:color="auto"/>
        <w:bottom w:val="none" w:sz="0" w:space="0" w:color="auto"/>
        <w:right w:val="none" w:sz="0" w:space="0" w:color="auto"/>
      </w:divBdr>
      <w:divsChild>
        <w:div w:id="1912233441">
          <w:marLeft w:val="0"/>
          <w:marRight w:val="0"/>
          <w:marTop w:val="0"/>
          <w:marBottom w:val="0"/>
          <w:divBdr>
            <w:top w:val="none" w:sz="0" w:space="0" w:color="auto"/>
            <w:left w:val="none" w:sz="0" w:space="0" w:color="auto"/>
            <w:bottom w:val="none" w:sz="0" w:space="0" w:color="auto"/>
            <w:right w:val="none" w:sz="0" w:space="0" w:color="auto"/>
          </w:divBdr>
          <w:divsChild>
            <w:div w:id="1419714348">
              <w:marLeft w:val="0"/>
              <w:marRight w:val="0"/>
              <w:marTop w:val="0"/>
              <w:marBottom w:val="0"/>
              <w:divBdr>
                <w:top w:val="none" w:sz="0" w:space="0" w:color="auto"/>
                <w:left w:val="none" w:sz="0" w:space="0" w:color="auto"/>
                <w:bottom w:val="none" w:sz="0" w:space="0" w:color="auto"/>
                <w:right w:val="none" w:sz="0" w:space="0" w:color="auto"/>
              </w:divBdr>
              <w:divsChild>
                <w:div w:id="2077049328">
                  <w:marLeft w:val="0"/>
                  <w:marRight w:val="0"/>
                  <w:marTop w:val="0"/>
                  <w:marBottom w:val="0"/>
                  <w:divBdr>
                    <w:top w:val="none" w:sz="0" w:space="0" w:color="auto"/>
                    <w:left w:val="none" w:sz="0" w:space="0" w:color="auto"/>
                    <w:bottom w:val="none" w:sz="0" w:space="0" w:color="auto"/>
                    <w:right w:val="none" w:sz="0" w:space="0" w:color="auto"/>
                  </w:divBdr>
                  <w:divsChild>
                    <w:div w:id="1992826041">
                      <w:marLeft w:val="0"/>
                      <w:marRight w:val="0"/>
                      <w:marTop w:val="0"/>
                      <w:marBottom w:val="0"/>
                      <w:divBdr>
                        <w:top w:val="none" w:sz="0" w:space="0" w:color="auto"/>
                        <w:left w:val="none" w:sz="0" w:space="0" w:color="auto"/>
                        <w:bottom w:val="none" w:sz="0" w:space="0" w:color="auto"/>
                        <w:right w:val="none" w:sz="0" w:space="0" w:color="auto"/>
                      </w:divBdr>
                    </w:div>
                  </w:divsChild>
                </w:div>
                <w:div w:id="407264589">
                  <w:marLeft w:val="0"/>
                  <w:marRight w:val="0"/>
                  <w:marTop w:val="0"/>
                  <w:marBottom w:val="0"/>
                  <w:divBdr>
                    <w:top w:val="none" w:sz="0" w:space="0" w:color="auto"/>
                    <w:left w:val="none" w:sz="0" w:space="0" w:color="auto"/>
                    <w:bottom w:val="none" w:sz="0" w:space="0" w:color="auto"/>
                    <w:right w:val="none" w:sz="0" w:space="0" w:color="auto"/>
                  </w:divBdr>
                  <w:divsChild>
                    <w:div w:id="869999235">
                      <w:marLeft w:val="0"/>
                      <w:marRight w:val="0"/>
                      <w:marTop w:val="0"/>
                      <w:marBottom w:val="0"/>
                      <w:divBdr>
                        <w:top w:val="none" w:sz="0" w:space="0" w:color="auto"/>
                        <w:left w:val="none" w:sz="0" w:space="0" w:color="auto"/>
                        <w:bottom w:val="none" w:sz="0" w:space="0" w:color="auto"/>
                        <w:right w:val="none" w:sz="0" w:space="0" w:color="auto"/>
                      </w:divBdr>
                    </w:div>
                    <w:div w:id="300160612">
                      <w:marLeft w:val="0"/>
                      <w:marRight w:val="0"/>
                      <w:marTop w:val="0"/>
                      <w:marBottom w:val="0"/>
                      <w:divBdr>
                        <w:top w:val="none" w:sz="0" w:space="0" w:color="auto"/>
                        <w:left w:val="none" w:sz="0" w:space="0" w:color="auto"/>
                        <w:bottom w:val="none" w:sz="0" w:space="0" w:color="auto"/>
                        <w:right w:val="none" w:sz="0" w:space="0" w:color="auto"/>
                      </w:divBdr>
                    </w:div>
                  </w:divsChild>
                </w:div>
                <w:div w:id="1085419494">
                  <w:marLeft w:val="0"/>
                  <w:marRight w:val="0"/>
                  <w:marTop w:val="0"/>
                  <w:marBottom w:val="0"/>
                  <w:divBdr>
                    <w:top w:val="none" w:sz="0" w:space="0" w:color="auto"/>
                    <w:left w:val="none" w:sz="0" w:space="0" w:color="auto"/>
                    <w:bottom w:val="none" w:sz="0" w:space="0" w:color="auto"/>
                    <w:right w:val="none" w:sz="0" w:space="0" w:color="auto"/>
                  </w:divBdr>
                  <w:divsChild>
                    <w:div w:id="1893152934">
                      <w:marLeft w:val="0"/>
                      <w:marRight w:val="0"/>
                      <w:marTop w:val="0"/>
                      <w:marBottom w:val="0"/>
                      <w:divBdr>
                        <w:top w:val="none" w:sz="0" w:space="0" w:color="auto"/>
                        <w:left w:val="none" w:sz="0" w:space="0" w:color="auto"/>
                        <w:bottom w:val="none" w:sz="0" w:space="0" w:color="auto"/>
                        <w:right w:val="none" w:sz="0" w:space="0" w:color="auto"/>
                      </w:divBdr>
                    </w:div>
                  </w:divsChild>
                </w:div>
                <w:div w:id="652834786">
                  <w:marLeft w:val="0"/>
                  <w:marRight w:val="0"/>
                  <w:marTop w:val="0"/>
                  <w:marBottom w:val="0"/>
                  <w:divBdr>
                    <w:top w:val="none" w:sz="0" w:space="0" w:color="auto"/>
                    <w:left w:val="none" w:sz="0" w:space="0" w:color="auto"/>
                    <w:bottom w:val="none" w:sz="0" w:space="0" w:color="auto"/>
                    <w:right w:val="none" w:sz="0" w:space="0" w:color="auto"/>
                  </w:divBdr>
                  <w:divsChild>
                    <w:div w:id="2348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962173">
      <w:bodyDiv w:val="1"/>
      <w:marLeft w:val="0"/>
      <w:marRight w:val="0"/>
      <w:marTop w:val="0"/>
      <w:marBottom w:val="0"/>
      <w:divBdr>
        <w:top w:val="none" w:sz="0" w:space="0" w:color="auto"/>
        <w:left w:val="none" w:sz="0" w:space="0" w:color="auto"/>
        <w:bottom w:val="none" w:sz="0" w:space="0" w:color="auto"/>
        <w:right w:val="none" w:sz="0" w:space="0" w:color="auto"/>
      </w:divBdr>
    </w:div>
    <w:div w:id="445463311">
      <w:bodyDiv w:val="1"/>
      <w:marLeft w:val="0"/>
      <w:marRight w:val="0"/>
      <w:marTop w:val="0"/>
      <w:marBottom w:val="0"/>
      <w:divBdr>
        <w:top w:val="none" w:sz="0" w:space="0" w:color="auto"/>
        <w:left w:val="none" w:sz="0" w:space="0" w:color="auto"/>
        <w:bottom w:val="none" w:sz="0" w:space="0" w:color="auto"/>
        <w:right w:val="none" w:sz="0" w:space="0" w:color="auto"/>
      </w:divBdr>
    </w:div>
    <w:div w:id="445542367">
      <w:bodyDiv w:val="1"/>
      <w:marLeft w:val="0"/>
      <w:marRight w:val="0"/>
      <w:marTop w:val="0"/>
      <w:marBottom w:val="0"/>
      <w:divBdr>
        <w:top w:val="none" w:sz="0" w:space="0" w:color="auto"/>
        <w:left w:val="none" w:sz="0" w:space="0" w:color="auto"/>
        <w:bottom w:val="none" w:sz="0" w:space="0" w:color="auto"/>
        <w:right w:val="none" w:sz="0" w:space="0" w:color="auto"/>
      </w:divBdr>
      <w:divsChild>
        <w:div w:id="889725815">
          <w:marLeft w:val="0"/>
          <w:marRight w:val="0"/>
          <w:marTop w:val="0"/>
          <w:marBottom w:val="0"/>
          <w:divBdr>
            <w:top w:val="none" w:sz="0" w:space="0" w:color="auto"/>
            <w:left w:val="none" w:sz="0" w:space="0" w:color="auto"/>
            <w:bottom w:val="none" w:sz="0" w:space="0" w:color="auto"/>
            <w:right w:val="none" w:sz="0" w:space="0" w:color="auto"/>
          </w:divBdr>
          <w:divsChild>
            <w:div w:id="1196427079">
              <w:marLeft w:val="0"/>
              <w:marRight w:val="0"/>
              <w:marTop w:val="0"/>
              <w:marBottom w:val="0"/>
              <w:divBdr>
                <w:top w:val="none" w:sz="0" w:space="0" w:color="auto"/>
                <w:left w:val="none" w:sz="0" w:space="0" w:color="auto"/>
                <w:bottom w:val="none" w:sz="0" w:space="0" w:color="auto"/>
                <w:right w:val="none" w:sz="0" w:space="0" w:color="auto"/>
              </w:divBdr>
              <w:divsChild>
                <w:div w:id="1098453585">
                  <w:marLeft w:val="0"/>
                  <w:marRight w:val="0"/>
                  <w:marTop w:val="0"/>
                  <w:marBottom w:val="0"/>
                  <w:divBdr>
                    <w:top w:val="none" w:sz="0" w:space="0" w:color="auto"/>
                    <w:left w:val="none" w:sz="0" w:space="0" w:color="auto"/>
                    <w:bottom w:val="none" w:sz="0" w:space="0" w:color="auto"/>
                    <w:right w:val="none" w:sz="0" w:space="0" w:color="auto"/>
                  </w:divBdr>
                  <w:divsChild>
                    <w:div w:id="9156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335214">
      <w:bodyDiv w:val="1"/>
      <w:marLeft w:val="0"/>
      <w:marRight w:val="0"/>
      <w:marTop w:val="0"/>
      <w:marBottom w:val="0"/>
      <w:divBdr>
        <w:top w:val="none" w:sz="0" w:space="0" w:color="auto"/>
        <w:left w:val="none" w:sz="0" w:space="0" w:color="auto"/>
        <w:bottom w:val="none" w:sz="0" w:space="0" w:color="auto"/>
        <w:right w:val="none" w:sz="0" w:space="0" w:color="auto"/>
      </w:divBdr>
      <w:divsChild>
        <w:div w:id="128672642">
          <w:marLeft w:val="0"/>
          <w:marRight w:val="0"/>
          <w:marTop w:val="0"/>
          <w:marBottom w:val="0"/>
          <w:divBdr>
            <w:top w:val="none" w:sz="0" w:space="0" w:color="auto"/>
            <w:left w:val="none" w:sz="0" w:space="0" w:color="auto"/>
            <w:bottom w:val="none" w:sz="0" w:space="0" w:color="auto"/>
            <w:right w:val="none" w:sz="0" w:space="0" w:color="auto"/>
          </w:divBdr>
          <w:divsChild>
            <w:div w:id="1200822487">
              <w:marLeft w:val="0"/>
              <w:marRight w:val="0"/>
              <w:marTop w:val="0"/>
              <w:marBottom w:val="0"/>
              <w:divBdr>
                <w:top w:val="none" w:sz="0" w:space="0" w:color="auto"/>
                <w:left w:val="none" w:sz="0" w:space="0" w:color="auto"/>
                <w:bottom w:val="none" w:sz="0" w:space="0" w:color="auto"/>
                <w:right w:val="none" w:sz="0" w:space="0" w:color="auto"/>
              </w:divBdr>
              <w:divsChild>
                <w:div w:id="326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550290">
      <w:bodyDiv w:val="1"/>
      <w:marLeft w:val="0"/>
      <w:marRight w:val="0"/>
      <w:marTop w:val="0"/>
      <w:marBottom w:val="0"/>
      <w:divBdr>
        <w:top w:val="none" w:sz="0" w:space="0" w:color="auto"/>
        <w:left w:val="none" w:sz="0" w:space="0" w:color="auto"/>
        <w:bottom w:val="none" w:sz="0" w:space="0" w:color="auto"/>
        <w:right w:val="none" w:sz="0" w:space="0" w:color="auto"/>
      </w:divBdr>
    </w:div>
    <w:div w:id="479271780">
      <w:bodyDiv w:val="1"/>
      <w:marLeft w:val="0"/>
      <w:marRight w:val="0"/>
      <w:marTop w:val="0"/>
      <w:marBottom w:val="0"/>
      <w:divBdr>
        <w:top w:val="none" w:sz="0" w:space="0" w:color="auto"/>
        <w:left w:val="none" w:sz="0" w:space="0" w:color="auto"/>
        <w:bottom w:val="none" w:sz="0" w:space="0" w:color="auto"/>
        <w:right w:val="none" w:sz="0" w:space="0" w:color="auto"/>
      </w:divBdr>
    </w:div>
    <w:div w:id="482048092">
      <w:bodyDiv w:val="1"/>
      <w:marLeft w:val="0"/>
      <w:marRight w:val="0"/>
      <w:marTop w:val="0"/>
      <w:marBottom w:val="0"/>
      <w:divBdr>
        <w:top w:val="none" w:sz="0" w:space="0" w:color="auto"/>
        <w:left w:val="none" w:sz="0" w:space="0" w:color="auto"/>
        <w:bottom w:val="none" w:sz="0" w:space="0" w:color="auto"/>
        <w:right w:val="none" w:sz="0" w:space="0" w:color="auto"/>
      </w:divBdr>
    </w:div>
    <w:div w:id="489712133">
      <w:bodyDiv w:val="1"/>
      <w:marLeft w:val="0"/>
      <w:marRight w:val="0"/>
      <w:marTop w:val="0"/>
      <w:marBottom w:val="0"/>
      <w:divBdr>
        <w:top w:val="none" w:sz="0" w:space="0" w:color="auto"/>
        <w:left w:val="none" w:sz="0" w:space="0" w:color="auto"/>
        <w:bottom w:val="none" w:sz="0" w:space="0" w:color="auto"/>
        <w:right w:val="none" w:sz="0" w:space="0" w:color="auto"/>
      </w:divBdr>
    </w:div>
    <w:div w:id="534271637">
      <w:bodyDiv w:val="1"/>
      <w:marLeft w:val="0"/>
      <w:marRight w:val="0"/>
      <w:marTop w:val="0"/>
      <w:marBottom w:val="0"/>
      <w:divBdr>
        <w:top w:val="none" w:sz="0" w:space="0" w:color="auto"/>
        <w:left w:val="none" w:sz="0" w:space="0" w:color="auto"/>
        <w:bottom w:val="none" w:sz="0" w:space="0" w:color="auto"/>
        <w:right w:val="none" w:sz="0" w:space="0" w:color="auto"/>
      </w:divBdr>
      <w:divsChild>
        <w:div w:id="2020034476">
          <w:marLeft w:val="0"/>
          <w:marRight w:val="0"/>
          <w:marTop w:val="0"/>
          <w:marBottom w:val="0"/>
          <w:divBdr>
            <w:top w:val="none" w:sz="0" w:space="0" w:color="auto"/>
            <w:left w:val="none" w:sz="0" w:space="0" w:color="auto"/>
            <w:bottom w:val="none" w:sz="0" w:space="0" w:color="auto"/>
            <w:right w:val="none" w:sz="0" w:space="0" w:color="auto"/>
          </w:divBdr>
          <w:divsChild>
            <w:div w:id="1899824505">
              <w:marLeft w:val="0"/>
              <w:marRight w:val="0"/>
              <w:marTop w:val="0"/>
              <w:marBottom w:val="0"/>
              <w:divBdr>
                <w:top w:val="none" w:sz="0" w:space="0" w:color="auto"/>
                <w:left w:val="none" w:sz="0" w:space="0" w:color="auto"/>
                <w:bottom w:val="none" w:sz="0" w:space="0" w:color="auto"/>
                <w:right w:val="none" w:sz="0" w:space="0" w:color="auto"/>
              </w:divBdr>
              <w:divsChild>
                <w:div w:id="5706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850794">
      <w:bodyDiv w:val="1"/>
      <w:marLeft w:val="0"/>
      <w:marRight w:val="0"/>
      <w:marTop w:val="0"/>
      <w:marBottom w:val="0"/>
      <w:divBdr>
        <w:top w:val="none" w:sz="0" w:space="0" w:color="auto"/>
        <w:left w:val="none" w:sz="0" w:space="0" w:color="auto"/>
        <w:bottom w:val="none" w:sz="0" w:space="0" w:color="auto"/>
        <w:right w:val="none" w:sz="0" w:space="0" w:color="auto"/>
      </w:divBdr>
    </w:div>
    <w:div w:id="538444020">
      <w:bodyDiv w:val="1"/>
      <w:marLeft w:val="0"/>
      <w:marRight w:val="0"/>
      <w:marTop w:val="0"/>
      <w:marBottom w:val="0"/>
      <w:divBdr>
        <w:top w:val="none" w:sz="0" w:space="0" w:color="auto"/>
        <w:left w:val="none" w:sz="0" w:space="0" w:color="auto"/>
        <w:bottom w:val="none" w:sz="0" w:space="0" w:color="auto"/>
        <w:right w:val="none" w:sz="0" w:space="0" w:color="auto"/>
      </w:divBdr>
    </w:div>
    <w:div w:id="550389465">
      <w:bodyDiv w:val="1"/>
      <w:marLeft w:val="0"/>
      <w:marRight w:val="0"/>
      <w:marTop w:val="0"/>
      <w:marBottom w:val="0"/>
      <w:divBdr>
        <w:top w:val="none" w:sz="0" w:space="0" w:color="auto"/>
        <w:left w:val="none" w:sz="0" w:space="0" w:color="auto"/>
        <w:bottom w:val="none" w:sz="0" w:space="0" w:color="auto"/>
        <w:right w:val="none" w:sz="0" w:space="0" w:color="auto"/>
      </w:divBdr>
    </w:div>
    <w:div w:id="560602698">
      <w:bodyDiv w:val="1"/>
      <w:marLeft w:val="0"/>
      <w:marRight w:val="0"/>
      <w:marTop w:val="0"/>
      <w:marBottom w:val="0"/>
      <w:divBdr>
        <w:top w:val="none" w:sz="0" w:space="0" w:color="auto"/>
        <w:left w:val="none" w:sz="0" w:space="0" w:color="auto"/>
        <w:bottom w:val="none" w:sz="0" w:space="0" w:color="auto"/>
        <w:right w:val="none" w:sz="0" w:space="0" w:color="auto"/>
      </w:divBdr>
      <w:divsChild>
        <w:div w:id="773669576">
          <w:marLeft w:val="0"/>
          <w:marRight w:val="0"/>
          <w:marTop w:val="0"/>
          <w:marBottom w:val="0"/>
          <w:divBdr>
            <w:top w:val="none" w:sz="0" w:space="0" w:color="auto"/>
            <w:left w:val="none" w:sz="0" w:space="0" w:color="auto"/>
            <w:bottom w:val="none" w:sz="0" w:space="0" w:color="auto"/>
            <w:right w:val="none" w:sz="0" w:space="0" w:color="auto"/>
          </w:divBdr>
          <w:divsChild>
            <w:div w:id="393814593">
              <w:marLeft w:val="0"/>
              <w:marRight w:val="0"/>
              <w:marTop w:val="0"/>
              <w:marBottom w:val="0"/>
              <w:divBdr>
                <w:top w:val="none" w:sz="0" w:space="0" w:color="auto"/>
                <w:left w:val="none" w:sz="0" w:space="0" w:color="auto"/>
                <w:bottom w:val="none" w:sz="0" w:space="0" w:color="auto"/>
                <w:right w:val="none" w:sz="0" w:space="0" w:color="auto"/>
              </w:divBdr>
              <w:divsChild>
                <w:div w:id="21132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6045">
      <w:bodyDiv w:val="1"/>
      <w:marLeft w:val="0"/>
      <w:marRight w:val="0"/>
      <w:marTop w:val="0"/>
      <w:marBottom w:val="0"/>
      <w:divBdr>
        <w:top w:val="none" w:sz="0" w:space="0" w:color="auto"/>
        <w:left w:val="none" w:sz="0" w:space="0" w:color="auto"/>
        <w:bottom w:val="none" w:sz="0" w:space="0" w:color="auto"/>
        <w:right w:val="none" w:sz="0" w:space="0" w:color="auto"/>
      </w:divBdr>
    </w:div>
    <w:div w:id="574971272">
      <w:bodyDiv w:val="1"/>
      <w:marLeft w:val="0"/>
      <w:marRight w:val="0"/>
      <w:marTop w:val="0"/>
      <w:marBottom w:val="0"/>
      <w:divBdr>
        <w:top w:val="none" w:sz="0" w:space="0" w:color="auto"/>
        <w:left w:val="none" w:sz="0" w:space="0" w:color="auto"/>
        <w:bottom w:val="none" w:sz="0" w:space="0" w:color="auto"/>
        <w:right w:val="none" w:sz="0" w:space="0" w:color="auto"/>
      </w:divBdr>
    </w:div>
    <w:div w:id="577205158">
      <w:bodyDiv w:val="1"/>
      <w:marLeft w:val="0"/>
      <w:marRight w:val="0"/>
      <w:marTop w:val="0"/>
      <w:marBottom w:val="0"/>
      <w:divBdr>
        <w:top w:val="none" w:sz="0" w:space="0" w:color="auto"/>
        <w:left w:val="none" w:sz="0" w:space="0" w:color="auto"/>
        <w:bottom w:val="none" w:sz="0" w:space="0" w:color="auto"/>
        <w:right w:val="none" w:sz="0" w:space="0" w:color="auto"/>
      </w:divBdr>
      <w:divsChild>
        <w:div w:id="217012741">
          <w:marLeft w:val="0"/>
          <w:marRight w:val="0"/>
          <w:marTop w:val="0"/>
          <w:marBottom w:val="0"/>
          <w:divBdr>
            <w:top w:val="none" w:sz="0" w:space="0" w:color="auto"/>
            <w:left w:val="none" w:sz="0" w:space="0" w:color="auto"/>
            <w:bottom w:val="none" w:sz="0" w:space="0" w:color="auto"/>
            <w:right w:val="none" w:sz="0" w:space="0" w:color="auto"/>
          </w:divBdr>
          <w:divsChild>
            <w:div w:id="937641259">
              <w:marLeft w:val="0"/>
              <w:marRight w:val="0"/>
              <w:marTop w:val="0"/>
              <w:marBottom w:val="0"/>
              <w:divBdr>
                <w:top w:val="none" w:sz="0" w:space="0" w:color="auto"/>
                <w:left w:val="none" w:sz="0" w:space="0" w:color="auto"/>
                <w:bottom w:val="none" w:sz="0" w:space="0" w:color="auto"/>
                <w:right w:val="none" w:sz="0" w:space="0" w:color="auto"/>
              </w:divBdr>
              <w:divsChild>
                <w:div w:id="11380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629641">
      <w:bodyDiv w:val="1"/>
      <w:marLeft w:val="0"/>
      <w:marRight w:val="0"/>
      <w:marTop w:val="0"/>
      <w:marBottom w:val="0"/>
      <w:divBdr>
        <w:top w:val="none" w:sz="0" w:space="0" w:color="auto"/>
        <w:left w:val="none" w:sz="0" w:space="0" w:color="auto"/>
        <w:bottom w:val="none" w:sz="0" w:space="0" w:color="auto"/>
        <w:right w:val="none" w:sz="0" w:space="0" w:color="auto"/>
      </w:divBdr>
    </w:div>
    <w:div w:id="614751570">
      <w:bodyDiv w:val="1"/>
      <w:marLeft w:val="0"/>
      <w:marRight w:val="0"/>
      <w:marTop w:val="0"/>
      <w:marBottom w:val="0"/>
      <w:divBdr>
        <w:top w:val="none" w:sz="0" w:space="0" w:color="auto"/>
        <w:left w:val="none" w:sz="0" w:space="0" w:color="auto"/>
        <w:bottom w:val="none" w:sz="0" w:space="0" w:color="auto"/>
        <w:right w:val="none" w:sz="0" w:space="0" w:color="auto"/>
      </w:divBdr>
    </w:div>
    <w:div w:id="633755876">
      <w:bodyDiv w:val="1"/>
      <w:marLeft w:val="0"/>
      <w:marRight w:val="0"/>
      <w:marTop w:val="0"/>
      <w:marBottom w:val="0"/>
      <w:divBdr>
        <w:top w:val="none" w:sz="0" w:space="0" w:color="auto"/>
        <w:left w:val="none" w:sz="0" w:space="0" w:color="auto"/>
        <w:bottom w:val="none" w:sz="0" w:space="0" w:color="auto"/>
        <w:right w:val="none" w:sz="0" w:space="0" w:color="auto"/>
      </w:divBdr>
      <w:divsChild>
        <w:div w:id="321783743">
          <w:marLeft w:val="0"/>
          <w:marRight w:val="0"/>
          <w:marTop w:val="0"/>
          <w:marBottom w:val="0"/>
          <w:divBdr>
            <w:top w:val="none" w:sz="0" w:space="0" w:color="auto"/>
            <w:left w:val="none" w:sz="0" w:space="0" w:color="auto"/>
            <w:bottom w:val="none" w:sz="0" w:space="0" w:color="auto"/>
            <w:right w:val="none" w:sz="0" w:space="0" w:color="auto"/>
          </w:divBdr>
          <w:divsChild>
            <w:div w:id="2008941448">
              <w:marLeft w:val="0"/>
              <w:marRight w:val="0"/>
              <w:marTop w:val="0"/>
              <w:marBottom w:val="0"/>
              <w:divBdr>
                <w:top w:val="none" w:sz="0" w:space="0" w:color="auto"/>
                <w:left w:val="none" w:sz="0" w:space="0" w:color="auto"/>
                <w:bottom w:val="none" w:sz="0" w:space="0" w:color="auto"/>
                <w:right w:val="none" w:sz="0" w:space="0" w:color="auto"/>
              </w:divBdr>
              <w:divsChild>
                <w:div w:id="11231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72724">
      <w:bodyDiv w:val="1"/>
      <w:marLeft w:val="0"/>
      <w:marRight w:val="0"/>
      <w:marTop w:val="0"/>
      <w:marBottom w:val="0"/>
      <w:divBdr>
        <w:top w:val="none" w:sz="0" w:space="0" w:color="auto"/>
        <w:left w:val="none" w:sz="0" w:space="0" w:color="auto"/>
        <w:bottom w:val="none" w:sz="0" w:space="0" w:color="auto"/>
        <w:right w:val="none" w:sz="0" w:space="0" w:color="auto"/>
      </w:divBdr>
    </w:div>
    <w:div w:id="643584271">
      <w:bodyDiv w:val="1"/>
      <w:marLeft w:val="0"/>
      <w:marRight w:val="0"/>
      <w:marTop w:val="0"/>
      <w:marBottom w:val="0"/>
      <w:divBdr>
        <w:top w:val="none" w:sz="0" w:space="0" w:color="auto"/>
        <w:left w:val="none" w:sz="0" w:space="0" w:color="auto"/>
        <w:bottom w:val="none" w:sz="0" w:space="0" w:color="auto"/>
        <w:right w:val="none" w:sz="0" w:space="0" w:color="auto"/>
      </w:divBdr>
    </w:div>
    <w:div w:id="646318502">
      <w:bodyDiv w:val="1"/>
      <w:marLeft w:val="0"/>
      <w:marRight w:val="0"/>
      <w:marTop w:val="0"/>
      <w:marBottom w:val="0"/>
      <w:divBdr>
        <w:top w:val="none" w:sz="0" w:space="0" w:color="auto"/>
        <w:left w:val="none" w:sz="0" w:space="0" w:color="auto"/>
        <w:bottom w:val="none" w:sz="0" w:space="0" w:color="auto"/>
        <w:right w:val="none" w:sz="0" w:space="0" w:color="auto"/>
      </w:divBdr>
    </w:div>
    <w:div w:id="650329357">
      <w:bodyDiv w:val="1"/>
      <w:marLeft w:val="0"/>
      <w:marRight w:val="0"/>
      <w:marTop w:val="0"/>
      <w:marBottom w:val="0"/>
      <w:divBdr>
        <w:top w:val="none" w:sz="0" w:space="0" w:color="auto"/>
        <w:left w:val="none" w:sz="0" w:space="0" w:color="auto"/>
        <w:bottom w:val="none" w:sz="0" w:space="0" w:color="auto"/>
        <w:right w:val="none" w:sz="0" w:space="0" w:color="auto"/>
      </w:divBdr>
      <w:divsChild>
        <w:div w:id="1859806850">
          <w:marLeft w:val="0"/>
          <w:marRight w:val="0"/>
          <w:marTop w:val="0"/>
          <w:marBottom w:val="0"/>
          <w:divBdr>
            <w:top w:val="none" w:sz="0" w:space="0" w:color="auto"/>
            <w:left w:val="none" w:sz="0" w:space="0" w:color="auto"/>
            <w:bottom w:val="none" w:sz="0" w:space="0" w:color="auto"/>
            <w:right w:val="none" w:sz="0" w:space="0" w:color="auto"/>
          </w:divBdr>
          <w:divsChild>
            <w:div w:id="82386405">
              <w:marLeft w:val="0"/>
              <w:marRight w:val="0"/>
              <w:marTop w:val="0"/>
              <w:marBottom w:val="0"/>
              <w:divBdr>
                <w:top w:val="none" w:sz="0" w:space="0" w:color="auto"/>
                <w:left w:val="none" w:sz="0" w:space="0" w:color="auto"/>
                <w:bottom w:val="none" w:sz="0" w:space="0" w:color="auto"/>
                <w:right w:val="none" w:sz="0" w:space="0" w:color="auto"/>
              </w:divBdr>
              <w:divsChild>
                <w:div w:id="11423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6540">
      <w:bodyDiv w:val="1"/>
      <w:marLeft w:val="0"/>
      <w:marRight w:val="0"/>
      <w:marTop w:val="0"/>
      <w:marBottom w:val="0"/>
      <w:divBdr>
        <w:top w:val="none" w:sz="0" w:space="0" w:color="auto"/>
        <w:left w:val="none" w:sz="0" w:space="0" w:color="auto"/>
        <w:bottom w:val="none" w:sz="0" w:space="0" w:color="auto"/>
        <w:right w:val="none" w:sz="0" w:space="0" w:color="auto"/>
      </w:divBdr>
    </w:div>
    <w:div w:id="665288100">
      <w:bodyDiv w:val="1"/>
      <w:marLeft w:val="0"/>
      <w:marRight w:val="0"/>
      <w:marTop w:val="0"/>
      <w:marBottom w:val="0"/>
      <w:divBdr>
        <w:top w:val="none" w:sz="0" w:space="0" w:color="auto"/>
        <w:left w:val="none" w:sz="0" w:space="0" w:color="auto"/>
        <w:bottom w:val="none" w:sz="0" w:space="0" w:color="auto"/>
        <w:right w:val="none" w:sz="0" w:space="0" w:color="auto"/>
      </w:divBdr>
    </w:div>
    <w:div w:id="666903958">
      <w:bodyDiv w:val="1"/>
      <w:marLeft w:val="0"/>
      <w:marRight w:val="0"/>
      <w:marTop w:val="0"/>
      <w:marBottom w:val="0"/>
      <w:divBdr>
        <w:top w:val="none" w:sz="0" w:space="0" w:color="auto"/>
        <w:left w:val="none" w:sz="0" w:space="0" w:color="auto"/>
        <w:bottom w:val="none" w:sz="0" w:space="0" w:color="auto"/>
        <w:right w:val="none" w:sz="0" w:space="0" w:color="auto"/>
      </w:divBdr>
    </w:div>
    <w:div w:id="677580919">
      <w:bodyDiv w:val="1"/>
      <w:marLeft w:val="0"/>
      <w:marRight w:val="0"/>
      <w:marTop w:val="0"/>
      <w:marBottom w:val="0"/>
      <w:divBdr>
        <w:top w:val="none" w:sz="0" w:space="0" w:color="auto"/>
        <w:left w:val="none" w:sz="0" w:space="0" w:color="auto"/>
        <w:bottom w:val="none" w:sz="0" w:space="0" w:color="auto"/>
        <w:right w:val="none" w:sz="0" w:space="0" w:color="auto"/>
      </w:divBdr>
    </w:div>
    <w:div w:id="681006731">
      <w:bodyDiv w:val="1"/>
      <w:marLeft w:val="0"/>
      <w:marRight w:val="0"/>
      <w:marTop w:val="0"/>
      <w:marBottom w:val="0"/>
      <w:divBdr>
        <w:top w:val="none" w:sz="0" w:space="0" w:color="auto"/>
        <w:left w:val="none" w:sz="0" w:space="0" w:color="auto"/>
        <w:bottom w:val="none" w:sz="0" w:space="0" w:color="auto"/>
        <w:right w:val="none" w:sz="0" w:space="0" w:color="auto"/>
      </w:divBdr>
    </w:div>
    <w:div w:id="698236176">
      <w:bodyDiv w:val="1"/>
      <w:marLeft w:val="0"/>
      <w:marRight w:val="0"/>
      <w:marTop w:val="0"/>
      <w:marBottom w:val="0"/>
      <w:divBdr>
        <w:top w:val="none" w:sz="0" w:space="0" w:color="auto"/>
        <w:left w:val="none" w:sz="0" w:space="0" w:color="auto"/>
        <w:bottom w:val="none" w:sz="0" w:space="0" w:color="auto"/>
        <w:right w:val="none" w:sz="0" w:space="0" w:color="auto"/>
      </w:divBdr>
      <w:divsChild>
        <w:div w:id="929704767">
          <w:marLeft w:val="0"/>
          <w:marRight w:val="0"/>
          <w:marTop w:val="0"/>
          <w:marBottom w:val="0"/>
          <w:divBdr>
            <w:top w:val="none" w:sz="0" w:space="0" w:color="auto"/>
            <w:left w:val="none" w:sz="0" w:space="0" w:color="auto"/>
            <w:bottom w:val="none" w:sz="0" w:space="0" w:color="auto"/>
            <w:right w:val="none" w:sz="0" w:space="0" w:color="auto"/>
          </w:divBdr>
          <w:divsChild>
            <w:div w:id="1038817810">
              <w:marLeft w:val="0"/>
              <w:marRight w:val="0"/>
              <w:marTop w:val="0"/>
              <w:marBottom w:val="0"/>
              <w:divBdr>
                <w:top w:val="none" w:sz="0" w:space="0" w:color="auto"/>
                <w:left w:val="none" w:sz="0" w:space="0" w:color="auto"/>
                <w:bottom w:val="none" w:sz="0" w:space="0" w:color="auto"/>
                <w:right w:val="none" w:sz="0" w:space="0" w:color="auto"/>
              </w:divBdr>
              <w:divsChild>
                <w:div w:id="8933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65431">
      <w:bodyDiv w:val="1"/>
      <w:marLeft w:val="0"/>
      <w:marRight w:val="0"/>
      <w:marTop w:val="0"/>
      <w:marBottom w:val="0"/>
      <w:divBdr>
        <w:top w:val="none" w:sz="0" w:space="0" w:color="auto"/>
        <w:left w:val="none" w:sz="0" w:space="0" w:color="auto"/>
        <w:bottom w:val="none" w:sz="0" w:space="0" w:color="auto"/>
        <w:right w:val="none" w:sz="0" w:space="0" w:color="auto"/>
      </w:divBdr>
    </w:div>
    <w:div w:id="748236197">
      <w:bodyDiv w:val="1"/>
      <w:marLeft w:val="0"/>
      <w:marRight w:val="0"/>
      <w:marTop w:val="0"/>
      <w:marBottom w:val="0"/>
      <w:divBdr>
        <w:top w:val="none" w:sz="0" w:space="0" w:color="auto"/>
        <w:left w:val="none" w:sz="0" w:space="0" w:color="auto"/>
        <w:bottom w:val="none" w:sz="0" w:space="0" w:color="auto"/>
        <w:right w:val="none" w:sz="0" w:space="0" w:color="auto"/>
      </w:divBdr>
    </w:div>
    <w:div w:id="788740466">
      <w:bodyDiv w:val="1"/>
      <w:marLeft w:val="0"/>
      <w:marRight w:val="0"/>
      <w:marTop w:val="0"/>
      <w:marBottom w:val="0"/>
      <w:divBdr>
        <w:top w:val="none" w:sz="0" w:space="0" w:color="auto"/>
        <w:left w:val="none" w:sz="0" w:space="0" w:color="auto"/>
        <w:bottom w:val="none" w:sz="0" w:space="0" w:color="auto"/>
        <w:right w:val="none" w:sz="0" w:space="0" w:color="auto"/>
      </w:divBdr>
      <w:divsChild>
        <w:div w:id="1432117072">
          <w:marLeft w:val="0"/>
          <w:marRight w:val="0"/>
          <w:marTop w:val="0"/>
          <w:marBottom w:val="0"/>
          <w:divBdr>
            <w:top w:val="none" w:sz="0" w:space="0" w:color="auto"/>
            <w:left w:val="none" w:sz="0" w:space="0" w:color="auto"/>
            <w:bottom w:val="none" w:sz="0" w:space="0" w:color="auto"/>
            <w:right w:val="none" w:sz="0" w:space="0" w:color="auto"/>
          </w:divBdr>
          <w:divsChild>
            <w:div w:id="942105129">
              <w:marLeft w:val="0"/>
              <w:marRight w:val="0"/>
              <w:marTop w:val="0"/>
              <w:marBottom w:val="0"/>
              <w:divBdr>
                <w:top w:val="none" w:sz="0" w:space="0" w:color="auto"/>
                <w:left w:val="none" w:sz="0" w:space="0" w:color="auto"/>
                <w:bottom w:val="none" w:sz="0" w:space="0" w:color="auto"/>
                <w:right w:val="none" w:sz="0" w:space="0" w:color="auto"/>
              </w:divBdr>
              <w:divsChild>
                <w:div w:id="1902062413">
                  <w:marLeft w:val="0"/>
                  <w:marRight w:val="0"/>
                  <w:marTop w:val="0"/>
                  <w:marBottom w:val="0"/>
                  <w:divBdr>
                    <w:top w:val="none" w:sz="0" w:space="0" w:color="auto"/>
                    <w:left w:val="none" w:sz="0" w:space="0" w:color="auto"/>
                    <w:bottom w:val="none" w:sz="0" w:space="0" w:color="auto"/>
                    <w:right w:val="none" w:sz="0" w:space="0" w:color="auto"/>
                  </w:divBdr>
                  <w:divsChild>
                    <w:div w:id="15701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13378">
      <w:bodyDiv w:val="1"/>
      <w:marLeft w:val="0"/>
      <w:marRight w:val="0"/>
      <w:marTop w:val="0"/>
      <w:marBottom w:val="0"/>
      <w:divBdr>
        <w:top w:val="none" w:sz="0" w:space="0" w:color="auto"/>
        <w:left w:val="none" w:sz="0" w:space="0" w:color="auto"/>
        <w:bottom w:val="none" w:sz="0" w:space="0" w:color="auto"/>
        <w:right w:val="none" w:sz="0" w:space="0" w:color="auto"/>
      </w:divBdr>
    </w:div>
    <w:div w:id="802622942">
      <w:bodyDiv w:val="1"/>
      <w:marLeft w:val="0"/>
      <w:marRight w:val="0"/>
      <w:marTop w:val="0"/>
      <w:marBottom w:val="0"/>
      <w:divBdr>
        <w:top w:val="none" w:sz="0" w:space="0" w:color="auto"/>
        <w:left w:val="none" w:sz="0" w:space="0" w:color="auto"/>
        <w:bottom w:val="none" w:sz="0" w:space="0" w:color="auto"/>
        <w:right w:val="none" w:sz="0" w:space="0" w:color="auto"/>
      </w:divBdr>
      <w:divsChild>
        <w:div w:id="196939435">
          <w:marLeft w:val="0"/>
          <w:marRight w:val="0"/>
          <w:marTop w:val="0"/>
          <w:marBottom w:val="0"/>
          <w:divBdr>
            <w:top w:val="none" w:sz="0" w:space="0" w:color="auto"/>
            <w:left w:val="none" w:sz="0" w:space="0" w:color="auto"/>
            <w:bottom w:val="none" w:sz="0" w:space="0" w:color="auto"/>
            <w:right w:val="none" w:sz="0" w:space="0" w:color="auto"/>
          </w:divBdr>
          <w:divsChild>
            <w:div w:id="1651865799">
              <w:marLeft w:val="0"/>
              <w:marRight w:val="0"/>
              <w:marTop w:val="0"/>
              <w:marBottom w:val="0"/>
              <w:divBdr>
                <w:top w:val="none" w:sz="0" w:space="0" w:color="auto"/>
                <w:left w:val="none" w:sz="0" w:space="0" w:color="auto"/>
                <w:bottom w:val="none" w:sz="0" w:space="0" w:color="auto"/>
                <w:right w:val="none" w:sz="0" w:space="0" w:color="auto"/>
              </w:divBdr>
              <w:divsChild>
                <w:div w:id="1825857305">
                  <w:marLeft w:val="0"/>
                  <w:marRight w:val="0"/>
                  <w:marTop w:val="0"/>
                  <w:marBottom w:val="0"/>
                  <w:divBdr>
                    <w:top w:val="none" w:sz="0" w:space="0" w:color="auto"/>
                    <w:left w:val="none" w:sz="0" w:space="0" w:color="auto"/>
                    <w:bottom w:val="none" w:sz="0" w:space="0" w:color="auto"/>
                    <w:right w:val="none" w:sz="0" w:space="0" w:color="auto"/>
                  </w:divBdr>
                  <w:divsChild>
                    <w:div w:id="1648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85470">
      <w:bodyDiv w:val="1"/>
      <w:marLeft w:val="0"/>
      <w:marRight w:val="0"/>
      <w:marTop w:val="0"/>
      <w:marBottom w:val="0"/>
      <w:divBdr>
        <w:top w:val="none" w:sz="0" w:space="0" w:color="auto"/>
        <w:left w:val="none" w:sz="0" w:space="0" w:color="auto"/>
        <w:bottom w:val="none" w:sz="0" w:space="0" w:color="auto"/>
        <w:right w:val="none" w:sz="0" w:space="0" w:color="auto"/>
      </w:divBdr>
    </w:div>
    <w:div w:id="839465706">
      <w:bodyDiv w:val="1"/>
      <w:marLeft w:val="0"/>
      <w:marRight w:val="0"/>
      <w:marTop w:val="0"/>
      <w:marBottom w:val="0"/>
      <w:divBdr>
        <w:top w:val="none" w:sz="0" w:space="0" w:color="auto"/>
        <w:left w:val="none" w:sz="0" w:space="0" w:color="auto"/>
        <w:bottom w:val="none" w:sz="0" w:space="0" w:color="auto"/>
        <w:right w:val="none" w:sz="0" w:space="0" w:color="auto"/>
      </w:divBdr>
    </w:div>
    <w:div w:id="868179755">
      <w:bodyDiv w:val="1"/>
      <w:marLeft w:val="0"/>
      <w:marRight w:val="0"/>
      <w:marTop w:val="0"/>
      <w:marBottom w:val="0"/>
      <w:divBdr>
        <w:top w:val="none" w:sz="0" w:space="0" w:color="auto"/>
        <w:left w:val="none" w:sz="0" w:space="0" w:color="auto"/>
        <w:bottom w:val="none" w:sz="0" w:space="0" w:color="auto"/>
        <w:right w:val="none" w:sz="0" w:space="0" w:color="auto"/>
      </w:divBdr>
    </w:div>
    <w:div w:id="876506596">
      <w:bodyDiv w:val="1"/>
      <w:marLeft w:val="0"/>
      <w:marRight w:val="0"/>
      <w:marTop w:val="0"/>
      <w:marBottom w:val="0"/>
      <w:divBdr>
        <w:top w:val="none" w:sz="0" w:space="0" w:color="auto"/>
        <w:left w:val="none" w:sz="0" w:space="0" w:color="auto"/>
        <w:bottom w:val="none" w:sz="0" w:space="0" w:color="auto"/>
        <w:right w:val="none" w:sz="0" w:space="0" w:color="auto"/>
      </w:divBdr>
    </w:div>
    <w:div w:id="887187419">
      <w:bodyDiv w:val="1"/>
      <w:marLeft w:val="0"/>
      <w:marRight w:val="0"/>
      <w:marTop w:val="0"/>
      <w:marBottom w:val="0"/>
      <w:divBdr>
        <w:top w:val="none" w:sz="0" w:space="0" w:color="auto"/>
        <w:left w:val="none" w:sz="0" w:space="0" w:color="auto"/>
        <w:bottom w:val="none" w:sz="0" w:space="0" w:color="auto"/>
        <w:right w:val="none" w:sz="0" w:space="0" w:color="auto"/>
      </w:divBdr>
    </w:div>
    <w:div w:id="895161789">
      <w:bodyDiv w:val="1"/>
      <w:marLeft w:val="0"/>
      <w:marRight w:val="0"/>
      <w:marTop w:val="0"/>
      <w:marBottom w:val="0"/>
      <w:divBdr>
        <w:top w:val="none" w:sz="0" w:space="0" w:color="auto"/>
        <w:left w:val="none" w:sz="0" w:space="0" w:color="auto"/>
        <w:bottom w:val="none" w:sz="0" w:space="0" w:color="auto"/>
        <w:right w:val="none" w:sz="0" w:space="0" w:color="auto"/>
      </w:divBdr>
    </w:div>
    <w:div w:id="930549514">
      <w:bodyDiv w:val="1"/>
      <w:marLeft w:val="0"/>
      <w:marRight w:val="0"/>
      <w:marTop w:val="0"/>
      <w:marBottom w:val="0"/>
      <w:divBdr>
        <w:top w:val="none" w:sz="0" w:space="0" w:color="auto"/>
        <w:left w:val="none" w:sz="0" w:space="0" w:color="auto"/>
        <w:bottom w:val="none" w:sz="0" w:space="0" w:color="auto"/>
        <w:right w:val="none" w:sz="0" w:space="0" w:color="auto"/>
      </w:divBdr>
    </w:div>
    <w:div w:id="939484616">
      <w:bodyDiv w:val="1"/>
      <w:marLeft w:val="0"/>
      <w:marRight w:val="0"/>
      <w:marTop w:val="0"/>
      <w:marBottom w:val="0"/>
      <w:divBdr>
        <w:top w:val="none" w:sz="0" w:space="0" w:color="auto"/>
        <w:left w:val="none" w:sz="0" w:space="0" w:color="auto"/>
        <w:bottom w:val="none" w:sz="0" w:space="0" w:color="auto"/>
        <w:right w:val="none" w:sz="0" w:space="0" w:color="auto"/>
      </w:divBdr>
      <w:divsChild>
        <w:div w:id="936520041">
          <w:marLeft w:val="0"/>
          <w:marRight w:val="0"/>
          <w:marTop w:val="0"/>
          <w:marBottom w:val="0"/>
          <w:divBdr>
            <w:top w:val="none" w:sz="0" w:space="0" w:color="auto"/>
            <w:left w:val="none" w:sz="0" w:space="0" w:color="auto"/>
            <w:bottom w:val="none" w:sz="0" w:space="0" w:color="auto"/>
            <w:right w:val="none" w:sz="0" w:space="0" w:color="auto"/>
          </w:divBdr>
          <w:divsChild>
            <w:div w:id="1751655912">
              <w:marLeft w:val="0"/>
              <w:marRight w:val="0"/>
              <w:marTop w:val="0"/>
              <w:marBottom w:val="0"/>
              <w:divBdr>
                <w:top w:val="none" w:sz="0" w:space="0" w:color="auto"/>
                <w:left w:val="none" w:sz="0" w:space="0" w:color="auto"/>
                <w:bottom w:val="none" w:sz="0" w:space="0" w:color="auto"/>
                <w:right w:val="none" w:sz="0" w:space="0" w:color="auto"/>
              </w:divBdr>
              <w:divsChild>
                <w:div w:id="6312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196710">
      <w:bodyDiv w:val="1"/>
      <w:marLeft w:val="0"/>
      <w:marRight w:val="0"/>
      <w:marTop w:val="0"/>
      <w:marBottom w:val="0"/>
      <w:divBdr>
        <w:top w:val="none" w:sz="0" w:space="0" w:color="auto"/>
        <w:left w:val="none" w:sz="0" w:space="0" w:color="auto"/>
        <w:bottom w:val="none" w:sz="0" w:space="0" w:color="auto"/>
        <w:right w:val="none" w:sz="0" w:space="0" w:color="auto"/>
      </w:divBdr>
    </w:div>
    <w:div w:id="943269657">
      <w:bodyDiv w:val="1"/>
      <w:marLeft w:val="0"/>
      <w:marRight w:val="0"/>
      <w:marTop w:val="0"/>
      <w:marBottom w:val="0"/>
      <w:divBdr>
        <w:top w:val="none" w:sz="0" w:space="0" w:color="auto"/>
        <w:left w:val="none" w:sz="0" w:space="0" w:color="auto"/>
        <w:bottom w:val="none" w:sz="0" w:space="0" w:color="auto"/>
        <w:right w:val="none" w:sz="0" w:space="0" w:color="auto"/>
      </w:divBdr>
      <w:divsChild>
        <w:div w:id="1954092415">
          <w:marLeft w:val="0"/>
          <w:marRight w:val="0"/>
          <w:marTop w:val="0"/>
          <w:marBottom w:val="0"/>
          <w:divBdr>
            <w:top w:val="none" w:sz="0" w:space="0" w:color="auto"/>
            <w:left w:val="none" w:sz="0" w:space="0" w:color="auto"/>
            <w:bottom w:val="none" w:sz="0" w:space="0" w:color="auto"/>
            <w:right w:val="none" w:sz="0" w:space="0" w:color="auto"/>
          </w:divBdr>
          <w:divsChild>
            <w:div w:id="1806698790">
              <w:marLeft w:val="0"/>
              <w:marRight w:val="0"/>
              <w:marTop w:val="0"/>
              <w:marBottom w:val="0"/>
              <w:divBdr>
                <w:top w:val="none" w:sz="0" w:space="0" w:color="auto"/>
                <w:left w:val="none" w:sz="0" w:space="0" w:color="auto"/>
                <w:bottom w:val="none" w:sz="0" w:space="0" w:color="auto"/>
                <w:right w:val="none" w:sz="0" w:space="0" w:color="auto"/>
              </w:divBdr>
              <w:divsChild>
                <w:div w:id="1189219311">
                  <w:marLeft w:val="0"/>
                  <w:marRight w:val="0"/>
                  <w:marTop w:val="0"/>
                  <w:marBottom w:val="0"/>
                  <w:divBdr>
                    <w:top w:val="none" w:sz="0" w:space="0" w:color="auto"/>
                    <w:left w:val="none" w:sz="0" w:space="0" w:color="auto"/>
                    <w:bottom w:val="none" w:sz="0" w:space="0" w:color="auto"/>
                    <w:right w:val="none" w:sz="0" w:space="0" w:color="auto"/>
                  </w:divBdr>
                  <w:divsChild>
                    <w:div w:id="18152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531390">
      <w:bodyDiv w:val="1"/>
      <w:marLeft w:val="0"/>
      <w:marRight w:val="0"/>
      <w:marTop w:val="0"/>
      <w:marBottom w:val="0"/>
      <w:divBdr>
        <w:top w:val="none" w:sz="0" w:space="0" w:color="auto"/>
        <w:left w:val="none" w:sz="0" w:space="0" w:color="auto"/>
        <w:bottom w:val="none" w:sz="0" w:space="0" w:color="auto"/>
        <w:right w:val="none" w:sz="0" w:space="0" w:color="auto"/>
      </w:divBdr>
    </w:div>
    <w:div w:id="960183676">
      <w:bodyDiv w:val="1"/>
      <w:marLeft w:val="0"/>
      <w:marRight w:val="0"/>
      <w:marTop w:val="0"/>
      <w:marBottom w:val="0"/>
      <w:divBdr>
        <w:top w:val="none" w:sz="0" w:space="0" w:color="auto"/>
        <w:left w:val="none" w:sz="0" w:space="0" w:color="auto"/>
        <w:bottom w:val="none" w:sz="0" w:space="0" w:color="auto"/>
        <w:right w:val="none" w:sz="0" w:space="0" w:color="auto"/>
      </w:divBdr>
    </w:div>
    <w:div w:id="992638036">
      <w:bodyDiv w:val="1"/>
      <w:marLeft w:val="0"/>
      <w:marRight w:val="0"/>
      <w:marTop w:val="0"/>
      <w:marBottom w:val="0"/>
      <w:divBdr>
        <w:top w:val="none" w:sz="0" w:space="0" w:color="auto"/>
        <w:left w:val="none" w:sz="0" w:space="0" w:color="auto"/>
        <w:bottom w:val="none" w:sz="0" w:space="0" w:color="auto"/>
        <w:right w:val="none" w:sz="0" w:space="0" w:color="auto"/>
      </w:divBdr>
    </w:div>
    <w:div w:id="1005086970">
      <w:bodyDiv w:val="1"/>
      <w:marLeft w:val="0"/>
      <w:marRight w:val="0"/>
      <w:marTop w:val="0"/>
      <w:marBottom w:val="0"/>
      <w:divBdr>
        <w:top w:val="none" w:sz="0" w:space="0" w:color="auto"/>
        <w:left w:val="none" w:sz="0" w:space="0" w:color="auto"/>
        <w:bottom w:val="none" w:sz="0" w:space="0" w:color="auto"/>
        <w:right w:val="none" w:sz="0" w:space="0" w:color="auto"/>
      </w:divBdr>
    </w:div>
    <w:div w:id="1015156622">
      <w:bodyDiv w:val="1"/>
      <w:marLeft w:val="0"/>
      <w:marRight w:val="0"/>
      <w:marTop w:val="0"/>
      <w:marBottom w:val="0"/>
      <w:divBdr>
        <w:top w:val="none" w:sz="0" w:space="0" w:color="auto"/>
        <w:left w:val="none" w:sz="0" w:space="0" w:color="auto"/>
        <w:bottom w:val="none" w:sz="0" w:space="0" w:color="auto"/>
        <w:right w:val="none" w:sz="0" w:space="0" w:color="auto"/>
      </w:divBdr>
    </w:div>
    <w:div w:id="1017193271">
      <w:bodyDiv w:val="1"/>
      <w:marLeft w:val="0"/>
      <w:marRight w:val="0"/>
      <w:marTop w:val="0"/>
      <w:marBottom w:val="0"/>
      <w:divBdr>
        <w:top w:val="none" w:sz="0" w:space="0" w:color="auto"/>
        <w:left w:val="none" w:sz="0" w:space="0" w:color="auto"/>
        <w:bottom w:val="none" w:sz="0" w:space="0" w:color="auto"/>
        <w:right w:val="none" w:sz="0" w:space="0" w:color="auto"/>
      </w:divBdr>
      <w:divsChild>
        <w:div w:id="546334442">
          <w:marLeft w:val="0"/>
          <w:marRight w:val="0"/>
          <w:marTop w:val="0"/>
          <w:marBottom w:val="0"/>
          <w:divBdr>
            <w:top w:val="none" w:sz="0" w:space="0" w:color="auto"/>
            <w:left w:val="none" w:sz="0" w:space="0" w:color="auto"/>
            <w:bottom w:val="none" w:sz="0" w:space="0" w:color="auto"/>
            <w:right w:val="none" w:sz="0" w:space="0" w:color="auto"/>
          </w:divBdr>
          <w:divsChild>
            <w:div w:id="1570115402">
              <w:marLeft w:val="0"/>
              <w:marRight w:val="0"/>
              <w:marTop w:val="0"/>
              <w:marBottom w:val="0"/>
              <w:divBdr>
                <w:top w:val="none" w:sz="0" w:space="0" w:color="auto"/>
                <w:left w:val="none" w:sz="0" w:space="0" w:color="auto"/>
                <w:bottom w:val="none" w:sz="0" w:space="0" w:color="auto"/>
                <w:right w:val="none" w:sz="0" w:space="0" w:color="auto"/>
              </w:divBdr>
              <w:divsChild>
                <w:div w:id="13734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62111">
      <w:bodyDiv w:val="1"/>
      <w:marLeft w:val="0"/>
      <w:marRight w:val="0"/>
      <w:marTop w:val="0"/>
      <w:marBottom w:val="0"/>
      <w:divBdr>
        <w:top w:val="none" w:sz="0" w:space="0" w:color="auto"/>
        <w:left w:val="none" w:sz="0" w:space="0" w:color="auto"/>
        <w:bottom w:val="none" w:sz="0" w:space="0" w:color="auto"/>
        <w:right w:val="none" w:sz="0" w:space="0" w:color="auto"/>
      </w:divBdr>
      <w:divsChild>
        <w:div w:id="2135052949">
          <w:marLeft w:val="0"/>
          <w:marRight w:val="0"/>
          <w:marTop w:val="0"/>
          <w:marBottom w:val="0"/>
          <w:divBdr>
            <w:top w:val="none" w:sz="0" w:space="0" w:color="auto"/>
            <w:left w:val="none" w:sz="0" w:space="0" w:color="auto"/>
            <w:bottom w:val="none" w:sz="0" w:space="0" w:color="auto"/>
            <w:right w:val="none" w:sz="0" w:space="0" w:color="auto"/>
          </w:divBdr>
          <w:divsChild>
            <w:div w:id="899171873">
              <w:marLeft w:val="0"/>
              <w:marRight w:val="0"/>
              <w:marTop w:val="0"/>
              <w:marBottom w:val="0"/>
              <w:divBdr>
                <w:top w:val="none" w:sz="0" w:space="0" w:color="auto"/>
                <w:left w:val="none" w:sz="0" w:space="0" w:color="auto"/>
                <w:bottom w:val="none" w:sz="0" w:space="0" w:color="auto"/>
                <w:right w:val="none" w:sz="0" w:space="0" w:color="auto"/>
              </w:divBdr>
              <w:divsChild>
                <w:div w:id="1733582032">
                  <w:marLeft w:val="0"/>
                  <w:marRight w:val="0"/>
                  <w:marTop w:val="0"/>
                  <w:marBottom w:val="0"/>
                  <w:divBdr>
                    <w:top w:val="none" w:sz="0" w:space="0" w:color="auto"/>
                    <w:left w:val="none" w:sz="0" w:space="0" w:color="auto"/>
                    <w:bottom w:val="none" w:sz="0" w:space="0" w:color="auto"/>
                    <w:right w:val="none" w:sz="0" w:space="0" w:color="auto"/>
                  </w:divBdr>
                  <w:divsChild>
                    <w:div w:id="8050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522147">
      <w:bodyDiv w:val="1"/>
      <w:marLeft w:val="0"/>
      <w:marRight w:val="0"/>
      <w:marTop w:val="0"/>
      <w:marBottom w:val="0"/>
      <w:divBdr>
        <w:top w:val="none" w:sz="0" w:space="0" w:color="auto"/>
        <w:left w:val="none" w:sz="0" w:space="0" w:color="auto"/>
        <w:bottom w:val="none" w:sz="0" w:space="0" w:color="auto"/>
        <w:right w:val="none" w:sz="0" w:space="0" w:color="auto"/>
      </w:divBdr>
      <w:divsChild>
        <w:div w:id="262078999">
          <w:marLeft w:val="0"/>
          <w:marRight w:val="0"/>
          <w:marTop w:val="0"/>
          <w:marBottom w:val="0"/>
          <w:divBdr>
            <w:top w:val="none" w:sz="0" w:space="0" w:color="auto"/>
            <w:left w:val="none" w:sz="0" w:space="0" w:color="auto"/>
            <w:bottom w:val="none" w:sz="0" w:space="0" w:color="auto"/>
            <w:right w:val="none" w:sz="0" w:space="0" w:color="auto"/>
          </w:divBdr>
          <w:divsChild>
            <w:div w:id="1452552626">
              <w:marLeft w:val="0"/>
              <w:marRight w:val="0"/>
              <w:marTop w:val="0"/>
              <w:marBottom w:val="0"/>
              <w:divBdr>
                <w:top w:val="none" w:sz="0" w:space="0" w:color="auto"/>
                <w:left w:val="none" w:sz="0" w:space="0" w:color="auto"/>
                <w:bottom w:val="none" w:sz="0" w:space="0" w:color="auto"/>
                <w:right w:val="none" w:sz="0" w:space="0" w:color="auto"/>
              </w:divBdr>
              <w:divsChild>
                <w:div w:id="606040580">
                  <w:marLeft w:val="0"/>
                  <w:marRight w:val="0"/>
                  <w:marTop w:val="0"/>
                  <w:marBottom w:val="0"/>
                  <w:divBdr>
                    <w:top w:val="none" w:sz="0" w:space="0" w:color="auto"/>
                    <w:left w:val="none" w:sz="0" w:space="0" w:color="auto"/>
                    <w:bottom w:val="none" w:sz="0" w:space="0" w:color="auto"/>
                    <w:right w:val="none" w:sz="0" w:space="0" w:color="auto"/>
                  </w:divBdr>
                  <w:divsChild>
                    <w:div w:id="82067852">
                      <w:marLeft w:val="0"/>
                      <w:marRight w:val="0"/>
                      <w:marTop w:val="0"/>
                      <w:marBottom w:val="0"/>
                      <w:divBdr>
                        <w:top w:val="none" w:sz="0" w:space="0" w:color="auto"/>
                        <w:left w:val="none" w:sz="0" w:space="0" w:color="auto"/>
                        <w:bottom w:val="none" w:sz="0" w:space="0" w:color="auto"/>
                        <w:right w:val="none" w:sz="0" w:space="0" w:color="auto"/>
                      </w:divBdr>
                    </w:div>
                  </w:divsChild>
                </w:div>
                <w:div w:id="574366444">
                  <w:marLeft w:val="0"/>
                  <w:marRight w:val="0"/>
                  <w:marTop w:val="0"/>
                  <w:marBottom w:val="0"/>
                  <w:divBdr>
                    <w:top w:val="none" w:sz="0" w:space="0" w:color="auto"/>
                    <w:left w:val="none" w:sz="0" w:space="0" w:color="auto"/>
                    <w:bottom w:val="none" w:sz="0" w:space="0" w:color="auto"/>
                    <w:right w:val="none" w:sz="0" w:space="0" w:color="auto"/>
                  </w:divBdr>
                  <w:divsChild>
                    <w:div w:id="926622580">
                      <w:marLeft w:val="0"/>
                      <w:marRight w:val="0"/>
                      <w:marTop w:val="0"/>
                      <w:marBottom w:val="0"/>
                      <w:divBdr>
                        <w:top w:val="none" w:sz="0" w:space="0" w:color="auto"/>
                        <w:left w:val="none" w:sz="0" w:space="0" w:color="auto"/>
                        <w:bottom w:val="none" w:sz="0" w:space="0" w:color="auto"/>
                        <w:right w:val="none" w:sz="0" w:space="0" w:color="auto"/>
                      </w:divBdr>
                    </w:div>
                    <w:div w:id="9622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3837">
      <w:bodyDiv w:val="1"/>
      <w:marLeft w:val="0"/>
      <w:marRight w:val="0"/>
      <w:marTop w:val="0"/>
      <w:marBottom w:val="0"/>
      <w:divBdr>
        <w:top w:val="none" w:sz="0" w:space="0" w:color="auto"/>
        <w:left w:val="none" w:sz="0" w:space="0" w:color="auto"/>
        <w:bottom w:val="none" w:sz="0" w:space="0" w:color="auto"/>
        <w:right w:val="none" w:sz="0" w:space="0" w:color="auto"/>
      </w:divBdr>
    </w:div>
    <w:div w:id="1046754858">
      <w:bodyDiv w:val="1"/>
      <w:marLeft w:val="0"/>
      <w:marRight w:val="0"/>
      <w:marTop w:val="0"/>
      <w:marBottom w:val="0"/>
      <w:divBdr>
        <w:top w:val="none" w:sz="0" w:space="0" w:color="auto"/>
        <w:left w:val="none" w:sz="0" w:space="0" w:color="auto"/>
        <w:bottom w:val="none" w:sz="0" w:space="0" w:color="auto"/>
        <w:right w:val="none" w:sz="0" w:space="0" w:color="auto"/>
      </w:divBdr>
    </w:div>
    <w:div w:id="1062948824">
      <w:bodyDiv w:val="1"/>
      <w:marLeft w:val="0"/>
      <w:marRight w:val="0"/>
      <w:marTop w:val="0"/>
      <w:marBottom w:val="0"/>
      <w:divBdr>
        <w:top w:val="none" w:sz="0" w:space="0" w:color="auto"/>
        <w:left w:val="none" w:sz="0" w:space="0" w:color="auto"/>
        <w:bottom w:val="none" w:sz="0" w:space="0" w:color="auto"/>
        <w:right w:val="none" w:sz="0" w:space="0" w:color="auto"/>
      </w:divBdr>
    </w:div>
    <w:div w:id="1077437849">
      <w:bodyDiv w:val="1"/>
      <w:marLeft w:val="0"/>
      <w:marRight w:val="0"/>
      <w:marTop w:val="0"/>
      <w:marBottom w:val="0"/>
      <w:divBdr>
        <w:top w:val="none" w:sz="0" w:space="0" w:color="auto"/>
        <w:left w:val="none" w:sz="0" w:space="0" w:color="auto"/>
        <w:bottom w:val="none" w:sz="0" w:space="0" w:color="auto"/>
        <w:right w:val="none" w:sz="0" w:space="0" w:color="auto"/>
      </w:divBdr>
      <w:divsChild>
        <w:div w:id="764880146">
          <w:marLeft w:val="0"/>
          <w:marRight w:val="0"/>
          <w:marTop w:val="0"/>
          <w:marBottom w:val="0"/>
          <w:divBdr>
            <w:top w:val="none" w:sz="0" w:space="0" w:color="auto"/>
            <w:left w:val="none" w:sz="0" w:space="0" w:color="auto"/>
            <w:bottom w:val="none" w:sz="0" w:space="0" w:color="auto"/>
            <w:right w:val="none" w:sz="0" w:space="0" w:color="auto"/>
          </w:divBdr>
          <w:divsChild>
            <w:div w:id="173804292">
              <w:marLeft w:val="0"/>
              <w:marRight w:val="0"/>
              <w:marTop w:val="0"/>
              <w:marBottom w:val="0"/>
              <w:divBdr>
                <w:top w:val="none" w:sz="0" w:space="0" w:color="auto"/>
                <w:left w:val="none" w:sz="0" w:space="0" w:color="auto"/>
                <w:bottom w:val="none" w:sz="0" w:space="0" w:color="auto"/>
                <w:right w:val="none" w:sz="0" w:space="0" w:color="auto"/>
              </w:divBdr>
              <w:divsChild>
                <w:div w:id="18141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82201">
      <w:bodyDiv w:val="1"/>
      <w:marLeft w:val="0"/>
      <w:marRight w:val="0"/>
      <w:marTop w:val="0"/>
      <w:marBottom w:val="0"/>
      <w:divBdr>
        <w:top w:val="none" w:sz="0" w:space="0" w:color="auto"/>
        <w:left w:val="none" w:sz="0" w:space="0" w:color="auto"/>
        <w:bottom w:val="none" w:sz="0" w:space="0" w:color="auto"/>
        <w:right w:val="none" w:sz="0" w:space="0" w:color="auto"/>
      </w:divBdr>
    </w:div>
    <w:div w:id="1120415861">
      <w:bodyDiv w:val="1"/>
      <w:marLeft w:val="0"/>
      <w:marRight w:val="0"/>
      <w:marTop w:val="0"/>
      <w:marBottom w:val="0"/>
      <w:divBdr>
        <w:top w:val="none" w:sz="0" w:space="0" w:color="auto"/>
        <w:left w:val="none" w:sz="0" w:space="0" w:color="auto"/>
        <w:bottom w:val="none" w:sz="0" w:space="0" w:color="auto"/>
        <w:right w:val="none" w:sz="0" w:space="0" w:color="auto"/>
      </w:divBdr>
    </w:div>
    <w:div w:id="1138843630">
      <w:bodyDiv w:val="1"/>
      <w:marLeft w:val="0"/>
      <w:marRight w:val="0"/>
      <w:marTop w:val="0"/>
      <w:marBottom w:val="0"/>
      <w:divBdr>
        <w:top w:val="none" w:sz="0" w:space="0" w:color="auto"/>
        <w:left w:val="none" w:sz="0" w:space="0" w:color="auto"/>
        <w:bottom w:val="none" w:sz="0" w:space="0" w:color="auto"/>
        <w:right w:val="none" w:sz="0" w:space="0" w:color="auto"/>
      </w:divBdr>
      <w:divsChild>
        <w:div w:id="1699357880">
          <w:marLeft w:val="0"/>
          <w:marRight w:val="0"/>
          <w:marTop w:val="0"/>
          <w:marBottom w:val="0"/>
          <w:divBdr>
            <w:top w:val="none" w:sz="0" w:space="0" w:color="auto"/>
            <w:left w:val="none" w:sz="0" w:space="0" w:color="auto"/>
            <w:bottom w:val="none" w:sz="0" w:space="0" w:color="auto"/>
            <w:right w:val="none" w:sz="0" w:space="0" w:color="auto"/>
          </w:divBdr>
          <w:divsChild>
            <w:div w:id="1998801541">
              <w:marLeft w:val="0"/>
              <w:marRight w:val="0"/>
              <w:marTop w:val="0"/>
              <w:marBottom w:val="0"/>
              <w:divBdr>
                <w:top w:val="none" w:sz="0" w:space="0" w:color="auto"/>
                <w:left w:val="none" w:sz="0" w:space="0" w:color="auto"/>
                <w:bottom w:val="none" w:sz="0" w:space="0" w:color="auto"/>
                <w:right w:val="none" w:sz="0" w:space="0" w:color="auto"/>
              </w:divBdr>
              <w:divsChild>
                <w:div w:id="684526065">
                  <w:marLeft w:val="0"/>
                  <w:marRight w:val="0"/>
                  <w:marTop w:val="0"/>
                  <w:marBottom w:val="0"/>
                  <w:divBdr>
                    <w:top w:val="none" w:sz="0" w:space="0" w:color="auto"/>
                    <w:left w:val="none" w:sz="0" w:space="0" w:color="auto"/>
                    <w:bottom w:val="none" w:sz="0" w:space="0" w:color="auto"/>
                    <w:right w:val="none" w:sz="0" w:space="0" w:color="auto"/>
                  </w:divBdr>
                  <w:divsChild>
                    <w:div w:id="2356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50050">
      <w:bodyDiv w:val="1"/>
      <w:marLeft w:val="0"/>
      <w:marRight w:val="0"/>
      <w:marTop w:val="0"/>
      <w:marBottom w:val="0"/>
      <w:divBdr>
        <w:top w:val="none" w:sz="0" w:space="0" w:color="auto"/>
        <w:left w:val="none" w:sz="0" w:space="0" w:color="auto"/>
        <w:bottom w:val="none" w:sz="0" w:space="0" w:color="auto"/>
        <w:right w:val="none" w:sz="0" w:space="0" w:color="auto"/>
      </w:divBdr>
      <w:divsChild>
        <w:div w:id="11995522">
          <w:marLeft w:val="0"/>
          <w:marRight w:val="0"/>
          <w:marTop w:val="0"/>
          <w:marBottom w:val="0"/>
          <w:divBdr>
            <w:top w:val="none" w:sz="0" w:space="0" w:color="auto"/>
            <w:left w:val="none" w:sz="0" w:space="0" w:color="auto"/>
            <w:bottom w:val="none" w:sz="0" w:space="0" w:color="auto"/>
            <w:right w:val="none" w:sz="0" w:space="0" w:color="auto"/>
          </w:divBdr>
          <w:divsChild>
            <w:div w:id="1225332894">
              <w:marLeft w:val="0"/>
              <w:marRight w:val="0"/>
              <w:marTop w:val="0"/>
              <w:marBottom w:val="0"/>
              <w:divBdr>
                <w:top w:val="none" w:sz="0" w:space="0" w:color="auto"/>
                <w:left w:val="none" w:sz="0" w:space="0" w:color="auto"/>
                <w:bottom w:val="none" w:sz="0" w:space="0" w:color="auto"/>
                <w:right w:val="none" w:sz="0" w:space="0" w:color="auto"/>
              </w:divBdr>
              <w:divsChild>
                <w:div w:id="3450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33109">
      <w:bodyDiv w:val="1"/>
      <w:marLeft w:val="0"/>
      <w:marRight w:val="0"/>
      <w:marTop w:val="0"/>
      <w:marBottom w:val="0"/>
      <w:divBdr>
        <w:top w:val="none" w:sz="0" w:space="0" w:color="auto"/>
        <w:left w:val="none" w:sz="0" w:space="0" w:color="auto"/>
        <w:bottom w:val="none" w:sz="0" w:space="0" w:color="auto"/>
        <w:right w:val="none" w:sz="0" w:space="0" w:color="auto"/>
      </w:divBdr>
    </w:div>
    <w:div w:id="1178349730">
      <w:bodyDiv w:val="1"/>
      <w:marLeft w:val="0"/>
      <w:marRight w:val="0"/>
      <w:marTop w:val="0"/>
      <w:marBottom w:val="0"/>
      <w:divBdr>
        <w:top w:val="none" w:sz="0" w:space="0" w:color="auto"/>
        <w:left w:val="none" w:sz="0" w:space="0" w:color="auto"/>
        <w:bottom w:val="none" w:sz="0" w:space="0" w:color="auto"/>
        <w:right w:val="none" w:sz="0" w:space="0" w:color="auto"/>
      </w:divBdr>
      <w:divsChild>
        <w:div w:id="848300495">
          <w:marLeft w:val="0"/>
          <w:marRight w:val="0"/>
          <w:marTop w:val="0"/>
          <w:marBottom w:val="0"/>
          <w:divBdr>
            <w:top w:val="none" w:sz="0" w:space="0" w:color="auto"/>
            <w:left w:val="none" w:sz="0" w:space="0" w:color="auto"/>
            <w:bottom w:val="none" w:sz="0" w:space="0" w:color="auto"/>
            <w:right w:val="none" w:sz="0" w:space="0" w:color="auto"/>
          </w:divBdr>
          <w:divsChild>
            <w:div w:id="808086116">
              <w:marLeft w:val="0"/>
              <w:marRight w:val="0"/>
              <w:marTop w:val="0"/>
              <w:marBottom w:val="0"/>
              <w:divBdr>
                <w:top w:val="none" w:sz="0" w:space="0" w:color="auto"/>
                <w:left w:val="none" w:sz="0" w:space="0" w:color="auto"/>
                <w:bottom w:val="none" w:sz="0" w:space="0" w:color="auto"/>
                <w:right w:val="none" w:sz="0" w:space="0" w:color="auto"/>
              </w:divBdr>
              <w:divsChild>
                <w:div w:id="1708413485">
                  <w:marLeft w:val="0"/>
                  <w:marRight w:val="0"/>
                  <w:marTop w:val="0"/>
                  <w:marBottom w:val="0"/>
                  <w:divBdr>
                    <w:top w:val="none" w:sz="0" w:space="0" w:color="auto"/>
                    <w:left w:val="none" w:sz="0" w:space="0" w:color="auto"/>
                    <w:bottom w:val="none" w:sz="0" w:space="0" w:color="auto"/>
                    <w:right w:val="none" w:sz="0" w:space="0" w:color="auto"/>
                  </w:divBdr>
                  <w:divsChild>
                    <w:div w:id="7109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872171">
      <w:bodyDiv w:val="1"/>
      <w:marLeft w:val="0"/>
      <w:marRight w:val="0"/>
      <w:marTop w:val="0"/>
      <w:marBottom w:val="0"/>
      <w:divBdr>
        <w:top w:val="none" w:sz="0" w:space="0" w:color="auto"/>
        <w:left w:val="none" w:sz="0" w:space="0" w:color="auto"/>
        <w:bottom w:val="none" w:sz="0" w:space="0" w:color="auto"/>
        <w:right w:val="none" w:sz="0" w:space="0" w:color="auto"/>
      </w:divBdr>
    </w:div>
    <w:div w:id="1214807832">
      <w:bodyDiv w:val="1"/>
      <w:marLeft w:val="0"/>
      <w:marRight w:val="0"/>
      <w:marTop w:val="0"/>
      <w:marBottom w:val="0"/>
      <w:divBdr>
        <w:top w:val="none" w:sz="0" w:space="0" w:color="auto"/>
        <w:left w:val="none" w:sz="0" w:space="0" w:color="auto"/>
        <w:bottom w:val="none" w:sz="0" w:space="0" w:color="auto"/>
        <w:right w:val="none" w:sz="0" w:space="0" w:color="auto"/>
      </w:divBdr>
    </w:div>
    <w:div w:id="1235968182">
      <w:bodyDiv w:val="1"/>
      <w:marLeft w:val="0"/>
      <w:marRight w:val="0"/>
      <w:marTop w:val="0"/>
      <w:marBottom w:val="0"/>
      <w:divBdr>
        <w:top w:val="none" w:sz="0" w:space="0" w:color="auto"/>
        <w:left w:val="none" w:sz="0" w:space="0" w:color="auto"/>
        <w:bottom w:val="none" w:sz="0" w:space="0" w:color="auto"/>
        <w:right w:val="none" w:sz="0" w:space="0" w:color="auto"/>
      </w:divBdr>
      <w:divsChild>
        <w:div w:id="520315275">
          <w:marLeft w:val="0"/>
          <w:marRight w:val="0"/>
          <w:marTop w:val="0"/>
          <w:marBottom w:val="0"/>
          <w:divBdr>
            <w:top w:val="none" w:sz="0" w:space="0" w:color="auto"/>
            <w:left w:val="none" w:sz="0" w:space="0" w:color="auto"/>
            <w:bottom w:val="none" w:sz="0" w:space="0" w:color="auto"/>
            <w:right w:val="none" w:sz="0" w:space="0" w:color="auto"/>
          </w:divBdr>
          <w:divsChild>
            <w:div w:id="1031105608">
              <w:marLeft w:val="0"/>
              <w:marRight w:val="0"/>
              <w:marTop w:val="0"/>
              <w:marBottom w:val="0"/>
              <w:divBdr>
                <w:top w:val="none" w:sz="0" w:space="0" w:color="auto"/>
                <w:left w:val="none" w:sz="0" w:space="0" w:color="auto"/>
                <w:bottom w:val="none" w:sz="0" w:space="0" w:color="auto"/>
                <w:right w:val="none" w:sz="0" w:space="0" w:color="auto"/>
              </w:divBdr>
              <w:divsChild>
                <w:div w:id="16884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69765">
      <w:bodyDiv w:val="1"/>
      <w:marLeft w:val="0"/>
      <w:marRight w:val="0"/>
      <w:marTop w:val="0"/>
      <w:marBottom w:val="0"/>
      <w:divBdr>
        <w:top w:val="none" w:sz="0" w:space="0" w:color="auto"/>
        <w:left w:val="none" w:sz="0" w:space="0" w:color="auto"/>
        <w:bottom w:val="none" w:sz="0" w:space="0" w:color="auto"/>
        <w:right w:val="none" w:sz="0" w:space="0" w:color="auto"/>
      </w:divBdr>
    </w:div>
    <w:div w:id="1244757856">
      <w:bodyDiv w:val="1"/>
      <w:marLeft w:val="0"/>
      <w:marRight w:val="0"/>
      <w:marTop w:val="0"/>
      <w:marBottom w:val="0"/>
      <w:divBdr>
        <w:top w:val="none" w:sz="0" w:space="0" w:color="auto"/>
        <w:left w:val="none" w:sz="0" w:space="0" w:color="auto"/>
        <w:bottom w:val="none" w:sz="0" w:space="0" w:color="auto"/>
        <w:right w:val="none" w:sz="0" w:space="0" w:color="auto"/>
      </w:divBdr>
    </w:div>
    <w:div w:id="1252160671">
      <w:bodyDiv w:val="1"/>
      <w:marLeft w:val="0"/>
      <w:marRight w:val="0"/>
      <w:marTop w:val="0"/>
      <w:marBottom w:val="0"/>
      <w:divBdr>
        <w:top w:val="none" w:sz="0" w:space="0" w:color="auto"/>
        <w:left w:val="none" w:sz="0" w:space="0" w:color="auto"/>
        <w:bottom w:val="none" w:sz="0" w:space="0" w:color="auto"/>
        <w:right w:val="none" w:sz="0" w:space="0" w:color="auto"/>
      </w:divBdr>
      <w:divsChild>
        <w:div w:id="1641763371">
          <w:marLeft w:val="0"/>
          <w:marRight w:val="0"/>
          <w:marTop w:val="0"/>
          <w:marBottom w:val="0"/>
          <w:divBdr>
            <w:top w:val="none" w:sz="0" w:space="0" w:color="auto"/>
            <w:left w:val="none" w:sz="0" w:space="0" w:color="auto"/>
            <w:bottom w:val="none" w:sz="0" w:space="0" w:color="auto"/>
            <w:right w:val="none" w:sz="0" w:space="0" w:color="auto"/>
          </w:divBdr>
          <w:divsChild>
            <w:div w:id="925772478">
              <w:marLeft w:val="0"/>
              <w:marRight w:val="0"/>
              <w:marTop w:val="0"/>
              <w:marBottom w:val="0"/>
              <w:divBdr>
                <w:top w:val="none" w:sz="0" w:space="0" w:color="auto"/>
                <w:left w:val="none" w:sz="0" w:space="0" w:color="auto"/>
                <w:bottom w:val="none" w:sz="0" w:space="0" w:color="auto"/>
                <w:right w:val="none" w:sz="0" w:space="0" w:color="auto"/>
              </w:divBdr>
              <w:divsChild>
                <w:div w:id="353506747">
                  <w:marLeft w:val="0"/>
                  <w:marRight w:val="0"/>
                  <w:marTop w:val="0"/>
                  <w:marBottom w:val="0"/>
                  <w:divBdr>
                    <w:top w:val="none" w:sz="0" w:space="0" w:color="auto"/>
                    <w:left w:val="none" w:sz="0" w:space="0" w:color="auto"/>
                    <w:bottom w:val="none" w:sz="0" w:space="0" w:color="auto"/>
                    <w:right w:val="none" w:sz="0" w:space="0" w:color="auto"/>
                  </w:divBdr>
                  <w:divsChild>
                    <w:div w:id="19332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542750">
      <w:bodyDiv w:val="1"/>
      <w:marLeft w:val="0"/>
      <w:marRight w:val="0"/>
      <w:marTop w:val="0"/>
      <w:marBottom w:val="0"/>
      <w:divBdr>
        <w:top w:val="none" w:sz="0" w:space="0" w:color="auto"/>
        <w:left w:val="none" w:sz="0" w:space="0" w:color="auto"/>
        <w:bottom w:val="none" w:sz="0" w:space="0" w:color="auto"/>
        <w:right w:val="none" w:sz="0" w:space="0" w:color="auto"/>
      </w:divBdr>
    </w:div>
    <w:div w:id="1267541338">
      <w:bodyDiv w:val="1"/>
      <w:marLeft w:val="0"/>
      <w:marRight w:val="0"/>
      <w:marTop w:val="0"/>
      <w:marBottom w:val="0"/>
      <w:divBdr>
        <w:top w:val="none" w:sz="0" w:space="0" w:color="auto"/>
        <w:left w:val="none" w:sz="0" w:space="0" w:color="auto"/>
        <w:bottom w:val="none" w:sz="0" w:space="0" w:color="auto"/>
        <w:right w:val="none" w:sz="0" w:space="0" w:color="auto"/>
      </w:divBdr>
    </w:div>
    <w:div w:id="1276252350">
      <w:bodyDiv w:val="1"/>
      <w:marLeft w:val="0"/>
      <w:marRight w:val="0"/>
      <w:marTop w:val="0"/>
      <w:marBottom w:val="0"/>
      <w:divBdr>
        <w:top w:val="none" w:sz="0" w:space="0" w:color="auto"/>
        <w:left w:val="none" w:sz="0" w:space="0" w:color="auto"/>
        <w:bottom w:val="none" w:sz="0" w:space="0" w:color="auto"/>
        <w:right w:val="none" w:sz="0" w:space="0" w:color="auto"/>
      </w:divBdr>
    </w:div>
    <w:div w:id="1284078622">
      <w:bodyDiv w:val="1"/>
      <w:marLeft w:val="0"/>
      <w:marRight w:val="0"/>
      <w:marTop w:val="0"/>
      <w:marBottom w:val="0"/>
      <w:divBdr>
        <w:top w:val="none" w:sz="0" w:space="0" w:color="auto"/>
        <w:left w:val="none" w:sz="0" w:space="0" w:color="auto"/>
        <w:bottom w:val="none" w:sz="0" w:space="0" w:color="auto"/>
        <w:right w:val="none" w:sz="0" w:space="0" w:color="auto"/>
      </w:divBdr>
      <w:divsChild>
        <w:div w:id="1831142352">
          <w:marLeft w:val="0"/>
          <w:marRight w:val="0"/>
          <w:marTop w:val="0"/>
          <w:marBottom w:val="0"/>
          <w:divBdr>
            <w:top w:val="none" w:sz="0" w:space="0" w:color="auto"/>
            <w:left w:val="none" w:sz="0" w:space="0" w:color="auto"/>
            <w:bottom w:val="none" w:sz="0" w:space="0" w:color="auto"/>
            <w:right w:val="none" w:sz="0" w:space="0" w:color="auto"/>
          </w:divBdr>
          <w:divsChild>
            <w:div w:id="249776660">
              <w:marLeft w:val="0"/>
              <w:marRight w:val="0"/>
              <w:marTop w:val="0"/>
              <w:marBottom w:val="0"/>
              <w:divBdr>
                <w:top w:val="none" w:sz="0" w:space="0" w:color="auto"/>
                <w:left w:val="none" w:sz="0" w:space="0" w:color="auto"/>
                <w:bottom w:val="none" w:sz="0" w:space="0" w:color="auto"/>
                <w:right w:val="none" w:sz="0" w:space="0" w:color="auto"/>
              </w:divBdr>
              <w:divsChild>
                <w:div w:id="16142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00658">
      <w:bodyDiv w:val="1"/>
      <w:marLeft w:val="0"/>
      <w:marRight w:val="0"/>
      <w:marTop w:val="0"/>
      <w:marBottom w:val="0"/>
      <w:divBdr>
        <w:top w:val="none" w:sz="0" w:space="0" w:color="auto"/>
        <w:left w:val="none" w:sz="0" w:space="0" w:color="auto"/>
        <w:bottom w:val="none" w:sz="0" w:space="0" w:color="auto"/>
        <w:right w:val="none" w:sz="0" w:space="0" w:color="auto"/>
      </w:divBdr>
    </w:div>
    <w:div w:id="1310285754">
      <w:bodyDiv w:val="1"/>
      <w:marLeft w:val="0"/>
      <w:marRight w:val="0"/>
      <w:marTop w:val="0"/>
      <w:marBottom w:val="0"/>
      <w:divBdr>
        <w:top w:val="none" w:sz="0" w:space="0" w:color="auto"/>
        <w:left w:val="none" w:sz="0" w:space="0" w:color="auto"/>
        <w:bottom w:val="none" w:sz="0" w:space="0" w:color="auto"/>
        <w:right w:val="none" w:sz="0" w:space="0" w:color="auto"/>
      </w:divBdr>
      <w:divsChild>
        <w:div w:id="1641839823">
          <w:marLeft w:val="0"/>
          <w:marRight w:val="0"/>
          <w:marTop w:val="0"/>
          <w:marBottom w:val="0"/>
          <w:divBdr>
            <w:top w:val="none" w:sz="0" w:space="0" w:color="auto"/>
            <w:left w:val="none" w:sz="0" w:space="0" w:color="auto"/>
            <w:bottom w:val="none" w:sz="0" w:space="0" w:color="auto"/>
            <w:right w:val="none" w:sz="0" w:space="0" w:color="auto"/>
          </w:divBdr>
          <w:divsChild>
            <w:div w:id="1673606414">
              <w:marLeft w:val="0"/>
              <w:marRight w:val="0"/>
              <w:marTop w:val="0"/>
              <w:marBottom w:val="0"/>
              <w:divBdr>
                <w:top w:val="none" w:sz="0" w:space="0" w:color="auto"/>
                <w:left w:val="none" w:sz="0" w:space="0" w:color="auto"/>
                <w:bottom w:val="none" w:sz="0" w:space="0" w:color="auto"/>
                <w:right w:val="none" w:sz="0" w:space="0" w:color="auto"/>
              </w:divBdr>
              <w:divsChild>
                <w:div w:id="1167479457">
                  <w:marLeft w:val="0"/>
                  <w:marRight w:val="0"/>
                  <w:marTop w:val="0"/>
                  <w:marBottom w:val="0"/>
                  <w:divBdr>
                    <w:top w:val="none" w:sz="0" w:space="0" w:color="auto"/>
                    <w:left w:val="none" w:sz="0" w:space="0" w:color="auto"/>
                    <w:bottom w:val="none" w:sz="0" w:space="0" w:color="auto"/>
                    <w:right w:val="none" w:sz="0" w:space="0" w:color="auto"/>
                  </w:divBdr>
                  <w:divsChild>
                    <w:div w:id="1715349912">
                      <w:marLeft w:val="0"/>
                      <w:marRight w:val="0"/>
                      <w:marTop w:val="0"/>
                      <w:marBottom w:val="0"/>
                      <w:divBdr>
                        <w:top w:val="none" w:sz="0" w:space="0" w:color="auto"/>
                        <w:left w:val="none" w:sz="0" w:space="0" w:color="auto"/>
                        <w:bottom w:val="none" w:sz="0" w:space="0" w:color="auto"/>
                        <w:right w:val="none" w:sz="0" w:space="0" w:color="auto"/>
                      </w:divBdr>
                    </w:div>
                  </w:divsChild>
                </w:div>
                <w:div w:id="1826236144">
                  <w:marLeft w:val="0"/>
                  <w:marRight w:val="0"/>
                  <w:marTop w:val="0"/>
                  <w:marBottom w:val="0"/>
                  <w:divBdr>
                    <w:top w:val="none" w:sz="0" w:space="0" w:color="auto"/>
                    <w:left w:val="none" w:sz="0" w:space="0" w:color="auto"/>
                    <w:bottom w:val="none" w:sz="0" w:space="0" w:color="auto"/>
                    <w:right w:val="none" w:sz="0" w:space="0" w:color="auto"/>
                  </w:divBdr>
                  <w:divsChild>
                    <w:div w:id="355734377">
                      <w:marLeft w:val="0"/>
                      <w:marRight w:val="0"/>
                      <w:marTop w:val="0"/>
                      <w:marBottom w:val="0"/>
                      <w:divBdr>
                        <w:top w:val="none" w:sz="0" w:space="0" w:color="auto"/>
                        <w:left w:val="none" w:sz="0" w:space="0" w:color="auto"/>
                        <w:bottom w:val="none" w:sz="0" w:space="0" w:color="auto"/>
                        <w:right w:val="none" w:sz="0" w:space="0" w:color="auto"/>
                      </w:divBdr>
                    </w:div>
                    <w:div w:id="6802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372060">
      <w:bodyDiv w:val="1"/>
      <w:marLeft w:val="0"/>
      <w:marRight w:val="0"/>
      <w:marTop w:val="0"/>
      <w:marBottom w:val="0"/>
      <w:divBdr>
        <w:top w:val="none" w:sz="0" w:space="0" w:color="auto"/>
        <w:left w:val="none" w:sz="0" w:space="0" w:color="auto"/>
        <w:bottom w:val="none" w:sz="0" w:space="0" w:color="auto"/>
        <w:right w:val="none" w:sz="0" w:space="0" w:color="auto"/>
      </w:divBdr>
    </w:div>
    <w:div w:id="1314527704">
      <w:bodyDiv w:val="1"/>
      <w:marLeft w:val="0"/>
      <w:marRight w:val="0"/>
      <w:marTop w:val="0"/>
      <w:marBottom w:val="0"/>
      <w:divBdr>
        <w:top w:val="none" w:sz="0" w:space="0" w:color="auto"/>
        <w:left w:val="none" w:sz="0" w:space="0" w:color="auto"/>
        <w:bottom w:val="none" w:sz="0" w:space="0" w:color="auto"/>
        <w:right w:val="none" w:sz="0" w:space="0" w:color="auto"/>
      </w:divBdr>
    </w:div>
    <w:div w:id="1315723221">
      <w:bodyDiv w:val="1"/>
      <w:marLeft w:val="0"/>
      <w:marRight w:val="0"/>
      <w:marTop w:val="0"/>
      <w:marBottom w:val="0"/>
      <w:divBdr>
        <w:top w:val="none" w:sz="0" w:space="0" w:color="auto"/>
        <w:left w:val="none" w:sz="0" w:space="0" w:color="auto"/>
        <w:bottom w:val="none" w:sz="0" w:space="0" w:color="auto"/>
        <w:right w:val="none" w:sz="0" w:space="0" w:color="auto"/>
      </w:divBdr>
      <w:divsChild>
        <w:div w:id="879783625">
          <w:marLeft w:val="0"/>
          <w:marRight w:val="0"/>
          <w:marTop w:val="0"/>
          <w:marBottom w:val="0"/>
          <w:divBdr>
            <w:top w:val="none" w:sz="0" w:space="0" w:color="auto"/>
            <w:left w:val="none" w:sz="0" w:space="0" w:color="auto"/>
            <w:bottom w:val="none" w:sz="0" w:space="0" w:color="auto"/>
            <w:right w:val="none" w:sz="0" w:space="0" w:color="auto"/>
          </w:divBdr>
          <w:divsChild>
            <w:div w:id="951934056">
              <w:marLeft w:val="0"/>
              <w:marRight w:val="0"/>
              <w:marTop w:val="0"/>
              <w:marBottom w:val="0"/>
              <w:divBdr>
                <w:top w:val="none" w:sz="0" w:space="0" w:color="auto"/>
                <w:left w:val="none" w:sz="0" w:space="0" w:color="auto"/>
                <w:bottom w:val="none" w:sz="0" w:space="0" w:color="auto"/>
                <w:right w:val="none" w:sz="0" w:space="0" w:color="auto"/>
              </w:divBdr>
              <w:divsChild>
                <w:div w:id="165841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09974">
      <w:bodyDiv w:val="1"/>
      <w:marLeft w:val="0"/>
      <w:marRight w:val="0"/>
      <w:marTop w:val="0"/>
      <w:marBottom w:val="0"/>
      <w:divBdr>
        <w:top w:val="none" w:sz="0" w:space="0" w:color="auto"/>
        <w:left w:val="none" w:sz="0" w:space="0" w:color="auto"/>
        <w:bottom w:val="none" w:sz="0" w:space="0" w:color="auto"/>
        <w:right w:val="none" w:sz="0" w:space="0" w:color="auto"/>
      </w:divBdr>
    </w:div>
    <w:div w:id="1381172631">
      <w:bodyDiv w:val="1"/>
      <w:marLeft w:val="0"/>
      <w:marRight w:val="0"/>
      <w:marTop w:val="0"/>
      <w:marBottom w:val="0"/>
      <w:divBdr>
        <w:top w:val="none" w:sz="0" w:space="0" w:color="auto"/>
        <w:left w:val="none" w:sz="0" w:space="0" w:color="auto"/>
        <w:bottom w:val="none" w:sz="0" w:space="0" w:color="auto"/>
        <w:right w:val="none" w:sz="0" w:space="0" w:color="auto"/>
      </w:divBdr>
    </w:div>
    <w:div w:id="1392389794">
      <w:bodyDiv w:val="1"/>
      <w:marLeft w:val="0"/>
      <w:marRight w:val="0"/>
      <w:marTop w:val="0"/>
      <w:marBottom w:val="0"/>
      <w:divBdr>
        <w:top w:val="none" w:sz="0" w:space="0" w:color="auto"/>
        <w:left w:val="none" w:sz="0" w:space="0" w:color="auto"/>
        <w:bottom w:val="none" w:sz="0" w:space="0" w:color="auto"/>
        <w:right w:val="none" w:sz="0" w:space="0" w:color="auto"/>
      </w:divBdr>
    </w:div>
    <w:div w:id="1392576580">
      <w:bodyDiv w:val="1"/>
      <w:marLeft w:val="0"/>
      <w:marRight w:val="0"/>
      <w:marTop w:val="0"/>
      <w:marBottom w:val="0"/>
      <w:divBdr>
        <w:top w:val="none" w:sz="0" w:space="0" w:color="auto"/>
        <w:left w:val="none" w:sz="0" w:space="0" w:color="auto"/>
        <w:bottom w:val="none" w:sz="0" w:space="0" w:color="auto"/>
        <w:right w:val="none" w:sz="0" w:space="0" w:color="auto"/>
      </w:divBdr>
    </w:div>
    <w:div w:id="1400056063">
      <w:bodyDiv w:val="1"/>
      <w:marLeft w:val="0"/>
      <w:marRight w:val="0"/>
      <w:marTop w:val="0"/>
      <w:marBottom w:val="0"/>
      <w:divBdr>
        <w:top w:val="none" w:sz="0" w:space="0" w:color="auto"/>
        <w:left w:val="none" w:sz="0" w:space="0" w:color="auto"/>
        <w:bottom w:val="none" w:sz="0" w:space="0" w:color="auto"/>
        <w:right w:val="none" w:sz="0" w:space="0" w:color="auto"/>
      </w:divBdr>
      <w:divsChild>
        <w:div w:id="116147227">
          <w:marLeft w:val="0"/>
          <w:marRight w:val="0"/>
          <w:marTop w:val="0"/>
          <w:marBottom w:val="0"/>
          <w:divBdr>
            <w:top w:val="none" w:sz="0" w:space="0" w:color="auto"/>
            <w:left w:val="none" w:sz="0" w:space="0" w:color="auto"/>
            <w:bottom w:val="none" w:sz="0" w:space="0" w:color="auto"/>
            <w:right w:val="none" w:sz="0" w:space="0" w:color="auto"/>
          </w:divBdr>
          <w:divsChild>
            <w:div w:id="862747376">
              <w:marLeft w:val="0"/>
              <w:marRight w:val="0"/>
              <w:marTop w:val="0"/>
              <w:marBottom w:val="0"/>
              <w:divBdr>
                <w:top w:val="none" w:sz="0" w:space="0" w:color="auto"/>
                <w:left w:val="none" w:sz="0" w:space="0" w:color="auto"/>
                <w:bottom w:val="none" w:sz="0" w:space="0" w:color="auto"/>
                <w:right w:val="none" w:sz="0" w:space="0" w:color="auto"/>
              </w:divBdr>
              <w:divsChild>
                <w:div w:id="1005479514">
                  <w:marLeft w:val="0"/>
                  <w:marRight w:val="0"/>
                  <w:marTop w:val="0"/>
                  <w:marBottom w:val="0"/>
                  <w:divBdr>
                    <w:top w:val="none" w:sz="0" w:space="0" w:color="auto"/>
                    <w:left w:val="none" w:sz="0" w:space="0" w:color="auto"/>
                    <w:bottom w:val="none" w:sz="0" w:space="0" w:color="auto"/>
                    <w:right w:val="none" w:sz="0" w:space="0" w:color="auto"/>
                  </w:divBdr>
                  <w:divsChild>
                    <w:div w:id="262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811711">
      <w:bodyDiv w:val="1"/>
      <w:marLeft w:val="0"/>
      <w:marRight w:val="0"/>
      <w:marTop w:val="0"/>
      <w:marBottom w:val="0"/>
      <w:divBdr>
        <w:top w:val="none" w:sz="0" w:space="0" w:color="auto"/>
        <w:left w:val="none" w:sz="0" w:space="0" w:color="auto"/>
        <w:bottom w:val="none" w:sz="0" w:space="0" w:color="auto"/>
        <w:right w:val="none" w:sz="0" w:space="0" w:color="auto"/>
      </w:divBdr>
      <w:divsChild>
        <w:div w:id="889683752">
          <w:marLeft w:val="0"/>
          <w:marRight w:val="0"/>
          <w:marTop w:val="0"/>
          <w:marBottom w:val="0"/>
          <w:divBdr>
            <w:top w:val="none" w:sz="0" w:space="0" w:color="auto"/>
            <w:left w:val="none" w:sz="0" w:space="0" w:color="auto"/>
            <w:bottom w:val="none" w:sz="0" w:space="0" w:color="auto"/>
            <w:right w:val="none" w:sz="0" w:space="0" w:color="auto"/>
          </w:divBdr>
          <w:divsChild>
            <w:div w:id="1096248089">
              <w:marLeft w:val="0"/>
              <w:marRight w:val="0"/>
              <w:marTop w:val="0"/>
              <w:marBottom w:val="0"/>
              <w:divBdr>
                <w:top w:val="none" w:sz="0" w:space="0" w:color="auto"/>
                <w:left w:val="none" w:sz="0" w:space="0" w:color="auto"/>
                <w:bottom w:val="none" w:sz="0" w:space="0" w:color="auto"/>
                <w:right w:val="none" w:sz="0" w:space="0" w:color="auto"/>
              </w:divBdr>
              <w:divsChild>
                <w:div w:id="20224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7393">
      <w:bodyDiv w:val="1"/>
      <w:marLeft w:val="0"/>
      <w:marRight w:val="0"/>
      <w:marTop w:val="0"/>
      <w:marBottom w:val="0"/>
      <w:divBdr>
        <w:top w:val="none" w:sz="0" w:space="0" w:color="auto"/>
        <w:left w:val="none" w:sz="0" w:space="0" w:color="auto"/>
        <w:bottom w:val="none" w:sz="0" w:space="0" w:color="auto"/>
        <w:right w:val="none" w:sz="0" w:space="0" w:color="auto"/>
      </w:divBdr>
      <w:divsChild>
        <w:div w:id="747192183">
          <w:marLeft w:val="0"/>
          <w:marRight w:val="0"/>
          <w:marTop w:val="0"/>
          <w:marBottom w:val="0"/>
          <w:divBdr>
            <w:top w:val="none" w:sz="0" w:space="0" w:color="auto"/>
            <w:left w:val="none" w:sz="0" w:space="0" w:color="auto"/>
            <w:bottom w:val="none" w:sz="0" w:space="0" w:color="auto"/>
            <w:right w:val="none" w:sz="0" w:space="0" w:color="auto"/>
          </w:divBdr>
          <w:divsChild>
            <w:div w:id="1357075686">
              <w:marLeft w:val="0"/>
              <w:marRight w:val="0"/>
              <w:marTop w:val="0"/>
              <w:marBottom w:val="0"/>
              <w:divBdr>
                <w:top w:val="none" w:sz="0" w:space="0" w:color="auto"/>
                <w:left w:val="none" w:sz="0" w:space="0" w:color="auto"/>
                <w:bottom w:val="none" w:sz="0" w:space="0" w:color="auto"/>
                <w:right w:val="none" w:sz="0" w:space="0" w:color="auto"/>
              </w:divBdr>
              <w:divsChild>
                <w:div w:id="18239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44307">
      <w:bodyDiv w:val="1"/>
      <w:marLeft w:val="0"/>
      <w:marRight w:val="0"/>
      <w:marTop w:val="0"/>
      <w:marBottom w:val="0"/>
      <w:divBdr>
        <w:top w:val="none" w:sz="0" w:space="0" w:color="auto"/>
        <w:left w:val="none" w:sz="0" w:space="0" w:color="auto"/>
        <w:bottom w:val="none" w:sz="0" w:space="0" w:color="auto"/>
        <w:right w:val="none" w:sz="0" w:space="0" w:color="auto"/>
      </w:divBdr>
    </w:div>
    <w:div w:id="1433622047">
      <w:bodyDiv w:val="1"/>
      <w:marLeft w:val="0"/>
      <w:marRight w:val="0"/>
      <w:marTop w:val="0"/>
      <w:marBottom w:val="0"/>
      <w:divBdr>
        <w:top w:val="none" w:sz="0" w:space="0" w:color="auto"/>
        <w:left w:val="none" w:sz="0" w:space="0" w:color="auto"/>
        <w:bottom w:val="none" w:sz="0" w:space="0" w:color="auto"/>
        <w:right w:val="none" w:sz="0" w:space="0" w:color="auto"/>
      </w:divBdr>
      <w:divsChild>
        <w:div w:id="1551457812">
          <w:marLeft w:val="0"/>
          <w:marRight w:val="0"/>
          <w:marTop w:val="0"/>
          <w:marBottom w:val="0"/>
          <w:divBdr>
            <w:top w:val="none" w:sz="0" w:space="0" w:color="auto"/>
            <w:left w:val="none" w:sz="0" w:space="0" w:color="auto"/>
            <w:bottom w:val="none" w:sz="0" w:space="0" w:color="auto"/>
            <w:right w:val="none" w:sz="0" w:space="0" w:color="auto"/>
          </w:divBdr>
          <w:divsChild>
            <w:div w:id="1426464225">
              <w:marLeft w:val="0"/>
              <w:marRight w:val="0"/>
              <w:marTop w:val="0"/>
              <w:marBottom w:val="0"/>
              <w:divBdr>
                <w:top w:val="none" w:sz="0" w:space="0" w:color="auto"/>
                <w:left w:val="none" w:sz="0" w:space="0" w:color="auto"/>
                <w:bottom w:val="none" w:sz="0" w:space="0" w:color="auto"/>
                <w:right w:val="none" w:sz="0" w:space="0" w:color="auto"/>
              </w:divBdr>
              <w:divsChild>
                <w:div w:id="1741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6092">
      <w:bodyDiv w:val="1"/>
      <w:marLeft w:val="0"/>
      <w:marRight w:val="0"/>
      <w:marTop w:val="0"/>
      <w:marBottom w:val="0"/>
      <w:divBdr>
        <w:top w:val="none" w:sz="0" w:space="0" w:color="auto"/>
        <w:left w:val="none" w:sz="0" w:space="0" w:color="auto"/>
        <w:bottom w:val="none" w:sz="0" w:space="0" w:color="auto"/>
        <w:right w:val="none" w:sz="0" w:space="0" w:color="auto"/>
      </w:divBdr>
      <w:divsChild>
        <w:div w:id="581597902">
          <w:marLeft w:val="0"/>
          <w:marRight w:val="0"/>
          <w:marTop w:val="0"/>
          <w:marBottom w:val="0"/>
          <w:divBdr>
            <w:top w:val="none" w:sz="0" w:space="0" w:color="auto"/>
            <w:left w:val="none" w:sz="0" w:space="0" w:color="auto"/>
            <w:bottom w:val="none" w:sz="0" w:space="0" w:color="auto"/>
            <w:right w:val="none" w:sz="0" w:space="0" w:color="auto"/>
          </w:divBdr>
          <w:divsChild>
            <w:div w:id="2048093216">
              <w:marLeft w:val="0"/>
              <w:marRight w:val="0"/>
              <w:marTop w:val="0"/>
              <w:marBottom w:val="0"/>
              <w:divBdr>
                <w:top w:val="none" w:sz="0" w:space="0" w:color="auto"/>
                <w:left w:val="none" w:sz="0" w:space="0" w:color="auto"/>
                <w:bottom w:val="none" w:sz="0" w:space="0" w:color="auto"/>
                <w:right w:val="none" w:sz="0" w:space="0" w:color="auto"/>
              </w:divBdr>
              <w:divsChild>
                <w:div w:id="18943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4032">
      <w:bodyDiv w:val="1"/>
      <w:marLeft w:val="0"/>
      <w:marRight w:val="0"/>
      <w:marTop w:val="0"/>
      <w:marBottom w:val="0"/>
      <w:divBdr>
        <w:top w:val="none" w:sz="0" w:space="0" w:color="auto"/>
        <w:left w:val="none" w:sz="0" w:space="0" w:color="auto"/>
        <w:bottom w:val="none" w:sz="0" w:space="0" w:color="auto"/>
        <w:right w:val="none" w:sz="0" w:space="0" w:color="auto"/>
      </w:divBdr>
      <w:divsChild>
        <w:div w:id="951590890">
          <w:marLeft w:val="0"/>
          <w:marRight w:val="0"/>
          <w:marTop w:val="0"/>
          <w:marBottom w:val="0"/>
          <w:divBdr>
            <w:top w:val="none" w:sz="0" w:space="0" w:color="auto"/>
            <w:left w:val="none" w:sz="0" w:space="0" w:color="auto"/>
            <w:bottom w:val="none" w:sz="0" w:space="0" w:color="auto"/>
            <w:right w:val="none" w:sz="0" w:space="0" w:color="auto"/>
          </w:divBdr>
          <w:divsChild>
            <w:div w:id="1218662007">
              <w:marLeft w:val="0"/>
              <w:marRight w:val="0"/>
              <w:marTop w:val="0"/>
              <w:marBottom w:val="0"/>
              <w:divBdr>
                <w:top w:val="none" w:sz="0" w:space="0" w:color="auto"/>
                <w:left w:val="none" w:sz="0" w:space="0" w:color="auto"/>
                <w:bottom w:val="none" w:sz="0" w:space="0" w:color="auto"/>
                <w:right w:val="none" w:sz="0" w:space="0" w:color="auto"/>
              </w:divBdr>
              <w:divsChild>
                <w:div w:id="1996640123">
                  <w:marLeft w:val="0"/>
                  <w:marRight w:val="0"/>
                  <w:marTop w:val="0"/>
                  <w:marBottom w:val="0"/>
                  <w:divBdr>
                    <w:top w:val="none" w:sz="0" w:space="0" w:color="auto"/>
                    <w:left w:val="none" w:sz="0" w:space="0" w:color="auto"/>
                    <w:bottom w:val="none" w:sz="0" w:space="0" w:color="auto"/>
                    <w:right w:val="none" w:sz="0" w:space="0" w:color="auto"/>
                  </w:divBdr>
                  <w:divsChild>
                    <w:div w:id="14246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423872">
      <w:bodyDiv w:val="1"/>
      <w:marLeft w:val="0"/>
      <w:marRight w:val="0"/>
      <w:marTop w:val="0"/>
      <w:marBottom w:val="0"/>
      <w:divBdr>
        <w:top w:val="none" w:sz="0" w:space="0" w:color="auto"/>
        <w:left w:val="none" w:sz="0" w:space="0" w:color="auto"/>
        <w:bottom w:val="none" w:sz="0" w:space="0" w:color="auto"/>
        <w:right w:val="none" w:sz="0" w:space="0" w:color="auto"/>
      </w:divBdr>
      <w:divsChild>
        <w:div w:id="1212424113">
          <w:marLeft w:val="0"/>
          <w:marRight w:val="0"/>
          <w:marTop w:val="0"/>
          <w:marBottom w:val="0"/>
          <w:divBdr>
            <w:top w:val="none" w:sz="0" w:space="0" w:color="auto"/>
            <w:left w:val="none" w:sz="0" w:space="0" w:color="auto"/>
            <w:bottom w:val="none" w:sz="0" w:space="0" w:color="auto"/>
            <w:right w:val="none" w:sz="0" w:space="0" w:color="auto"/>
          </w:divBdr>
          <w:divsChild>
            <w:div w:id="1612859375">
              <w:marLeft w:val="0"/>
              <w:marRight w:val="0"/>
              <w:marTop w:val="0"/>
              <w:marBottom w:val="0"/>
              <w:divBdr>
                <w:top w:val="none" w:sz="0" w:space="0" w:color="auto"/>
                <w:left w:val="none" w:sz="0" w:space="0" w:color="auto"/>
                <w:bottom w:val="none" w:sz="0" w:space="0" w:color="auto"/>
                <w:right w:val="none" w:sz="0" w:space="0" w:color="auto"/>
              </w:divBdr>
              <w:divsChild>
                <w:div w:id="5749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90613">
      <w:bodyDiv w:val="1"/>
      <w:marLeft w:val="0"/>
      <w:marRight w:val="0"/>
      <w:marTop w:val="0"/>
      <w:marBottom w:val="0"/>
      <w:divBdr>
        <w:top w:val="none" w:sz="0" w:space="0" w:color="auto"/>
        <w:left w:val="none" w:sz="0" w:space="0" w:color="auto"/>
        <w:bottom w:val="none" w:sz="0" w:space="0" w:color="auto"/>
        <w:right w:val="none" w:sz="0" w:space="0" w:color="auto"/>
      </w:divBdr>
    </w:div>
    <w:div w:id="1462647380">
      <w:bodyDiv w:val="1"/>
      <w:marLeft w:val="0"/>
      <w:marRight w:val="0"/>
      <w:marTop w:val="0"/>
      <w:marBottom w:val="0"/>
      <w:divBdr>
        <w:top w:val="none" w:sz="0" w:space="0" w:color="auto"/>
        <w:left w:val="none" w:sz="0" w:space="0" w:color="auto"/>
        <w:bottom w:val="none" w:sz="0" w:space="0" w:color="auto"/>
        <w:right w:val="none" w:sz="0" w:space="0" w:color="auto"/>
      </w:divBdr>
      <w:divsChild>
        <w:div w:id="1095785484">
          <w:marLeft w:val="0"/>
          <w:marRight w:val="0"/>
          <w:marTop w:val="0"/>
          <w:marBottom w:val="0"/>
          <w:divBdr>
            <w:top w:val="none" w:sz="0" w:space="0" w:color="auto"/>
            <w:left w:val="none" w:sz="0" w:space="0" w:color="auto"/>
            <w:bottom w:val="none" w:sz="0" w:space="0" w:color="auto"/>
            <w:right w:val="none" w:sz="0" w:space="0" w:color="auto"/>
          </w:divBdr>
          <w:divsChild>
            <w:div w:id="1533421345">
              <w:marLeft w:val="0"/>
              <w:marRight w:val="0"/>
              <w:marTop w:val="0"/>
              <w:marBottom w:val="0"/>
              <w:divBdr>
                <w:top w:val="none" w:sz="0" w:space="0" w:color="auto"/>
                <w:left w:val="none" w:sz="0" w:space="0" w:color="auto"/>
                <w:bottom w:val="none" w:sz="0" w:space="0" w:color="auto"/>
                <w:right w:val="none" w:sz="0" w:space="0" w:color="auto"/>
              </w:divBdr>
              <w:divsChild>
                <w:div w:id="17945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48825">
      <w:bodyDiv w:val="1"/>
      <w:marLeft w:val="0"/>
      <w:marRight w:val="0"/>
      <w:marTop w:val="0"/>
      <w:marBottom w:val="0"/>
      <w:divBdr>
        <w:top w:val="none" w:sz="0" w:space="0" w:color="auto"/>
        <w:left w:val="none" w:sz="0" w:space="0" w:color="auto"/>
        <w:bottom w:val="none" w:sz="0" w:space="0" w:color="auto"/>
        <w:right w:val="none" w:sz="0" w:space="0" w:color="auto"/>
      </w:divBdr>
    </w:div>
    <w:div w:id="1466047342">
      <w:bodyDiv w:val="1"/>
      <w:marLeft w:val="0"/>
      <w:marRight w:val="0"/>
      <w:marTop w:val="0"/>
      <w:marBottom w:val="0"/>
      <w:divBdr>
        <w:top w:val="none" w:sz="0" w:space="0" w:color="auto"/>
        <w:left w:val="none" w:sz="0" w:space="0" w:color="auto"/>
        <w:bottom w:val="none" w:sz="0" w:space="0" w:color="auto"/>
        <w:right w:val="none" w:sz="0" w:space="0" w:color="auto"/>
      </w:divBdr>
      <w:divsChild>
        <w:div w:id="733702527">
          <w:marLeft w:val="0"/>
          <w:marRight w:val="0"/>
          <w:marTop w:val="0"/>
          <w:marBottom w:val="0"/>
          <w:divBdr>
            <w:top w:val="none" w:sz="0" w:space="0" w:color="auto"/>
            <w:left w:val="none" w:sz="0" w:space="0" w:color="auto"/>
            <w:bottom w:val="none" w:sz="0" w:space="0" w:color="auto"/>
            <w:right w:val="none" w:sz="0" w:space="0" w:color="auto"/>
          </w:divBdr>
          <w:divsChild>
            <w:div w:id="1292243617">
              <w:marLeft w:val="0"/>
              <w:marRight w:val="0"/>
              <w:marTop w:val="0"/>
              <w:marBottom w:val="0"/>
              <w:divBdr>
                <w:top w:val="none" w:sz="0" w:space="0" w:color="auto"/>
                <w:left w:val="none" w:sz="0" w:space="0" w:color="auto"/>
                <w:bottom w:val="none" w:sz="0" w:space="0" w:color="auto"/>
                <w:right w:val="none" w:sz="0" w:space="0" w:color="auto"/>
              </w:divBdr>
              <w:divsChild>
                <w:div w:id="1910925064">
                  <w:marLeft w:val="0"/>
                  <w:marRight w:val="0"/>
                  <w:marTop w:val="0"/>
                  <w:marBottom w:val="0"/>
                  <w:divBdr>
                    <w:top w:val="none" w:sz="0" w:space="0" w:color="auto"/>
                    <w:left w:val="none" w:sz="0" w:space="0" w:color="auto"/>
                    <w:bottom w:val="none" w:sz="0" w:space="0" w:color="auto"/>
                    <w:right w:val="none" w:sz="0" w:space="0" w:color="auto"/>
                  </w:divBdr>
                  <w:divsChild>
                    <w:div w:id="16749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7041">
      <w:bodyDiv w:val="1"/>
      <w:marLeft w:val="0"/>
      <w:marRight w:val="0"/>
      <w:marTop w:val="0"/>
      <w:marBottom w:val="0"/>
      <w:divBdr>
        <w:top w:val="none" w:sz="0" w:space="0" w:color="auto"/>
        <w:left w:val="none" w:sz="0" w:space="0" w:color="auto"/>
        <w:bottom w:val="none" w:sz="0" w:space="0" w:color="auto"/>
        <w:right w:val="none" w:sz="0" w:space="0" w:color="auto"/>
      </w:divBdr>
    </w:div>
    <w:div w:id="1496410116">
      <w:bodyDiv w:val="1"/>
      <w:marLeft w:val="0"/>
      <w:marRight w:val="0"/>
      <w:marTop w:val="0"/>
      <w:marBottom w:val="0"/>
      <w:divBdr>
        <w:top w:val="none" w:sz="0" w:space="0" w:color="auto"/>
        <w:left w:val="none" w:sz="0" w:space="0" w:color="auto"/>
        <w:bottom w:val="none" w:sz="0" w:space="0" w:color="auto"/>
        <w:right w:val="none" w:sz="0" w:space="0" w:color="auto"/>
      </w:divBdr>
      <w:divsChild>
        <w:div w:id="967475058">
          <w:marLeft w:val="0"/>
          <w:marRight w:val="0"/>
          <w:marTop w:val="0"/>
          <w:marBottom w:val="0"/>
          <w:divBdr>
            <w:top w:val="none" w:sz="0" w:space="0" w:color="auto"/>
            <w:left w:val="none" w:sz="0" w:space="0" w:color="auto"/>
            <w:bottom w:val="none" w:sz="0" w:space="0" w:color="auto"/>
            <w:right w:val="none" w:sz="0" w:space="0" w:color="auto"/>
          </w:divBdr>
          <w:divsChild>
            <w:div w:id="1278025425">
              <w:marLeft w:val="0"/>
              <w:marRight w:val="0"/>
              <w:marTop w:val="0"/>
              <w:marBottom w:val="0"/>
              <w:divBdr>
                <w:top w:val="none" w:sz="0" w:space="0" w:color="auto"/>
                <w:left w:val="none" w:sz="0" w:space="0" w:color="auto"/>
                <w:bottom w:val="none" w:sz="0" w:space="0" w:color="auto"/>
                <w:right w:val="none" w:sz="0" w:space="0" w:color="auto"/>
              </w:divBdr>
              <w:divsChild>
                <w:div w:id="548228780">
                  <w:marLeft w:val="0"/>
                  <w:marRight w:val="0"/>
                  <w:marTop w:val="0"/>
                  <w:marBottom w:val="0"/>
                  <w:divBdr>
                    <w:top w:val="none" w:sz="0" w:space="0" w:color="auto"/>
                    <w:left w:val="none" w:sz="0" w:space="0" w:color="auto"/>
                    <w:bottom w:val="none" w:sz="0" w:space="0" w:color="auto"/>
                    <w:right w:val="none" w:sz="0" w:space="0" w:color="auto"/>
                  </w:divBdr>
                  <w:divsChild>
                    <w:div w:id="12956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891223">
      <w:bodyDiv w:val="1"/>
      <w:marLeft w:val="0"/>
      <w:marRight w:val="0"/>
      <w:marTop w:val="0"/>
      <w:marBottom w:val="0"/>
      <w:divBdr>
        <w:top w:val="none" w:sz="0" w:space="0" w:color="auto"/>
        <w:left w:val="none" w:sz="0" w:space="0" w:color="auto"/>
        <w:bottom w:val="none" w:sz="0" w:space="0" w:color="auto"/>
        <w:right w:val="none" w:sz="0" w:space="0" w:color="auto"/>
      </w:divBdr>
      <w:divsChild>
        <w:div w:id="254242189">
          <w:marLeft w:val="0"/>
          <w:marRight w:val="0"/>
          <w:marTop w:val="0"/>
          <w:marBottom w:val="0"/>
          <w:divBdr>
            <w:top w:val="none" w:sz="0" w:space="0" w:color="auto"/>
            <w:left w:val="none" w:sz="0" w:space="0" w:color="auto"/>
            <w:bottom w:val="none" w:sz="0" w:space="0" w:color="auto"/>
            <w:right w:val="none" w:sz="0" w:space="0" w:color="auto"/>
          </w:divBdr>
          <w:divsChild>
            <w:div w:id="150831087">
              <w:marLeft w:val="0"/>
              <w:marRight w:val="0"/>
              <w:marTop w:val="0"/>
              <w:marBottom w:val="0"/>
              <w:divBdr>
                <w:top w:val="none" w:sz="0" w:space="0" w:color="auto"/>
                <w:left w:val="none" w:sz="0" w:space="0" w:color="auto"/>
                <w:bottom w:val="none" w:sz="0" w:space="0" w:color="auto"/>
                <w:right w:val="none" w:sz="0" w:space="0" w:color="auto"/>
              </w:divBdr>
              <w:divsChild>
                <w:div w:id="428939136">
                  <w:marLeft w:val="0"/>
                  <w:marRight w:val="0"/>
                  <w:marTop w:val="0"/>
                  <w:marBottom w:val="0"/>
                  <w:divBdr>
                    <w:top w:val="none" w:sz="0" w:space="0" w:color="auto"/>
                    <w:left w:val="none" w:sz="0" w:space="0" w:color="auto"/>
                    <w:bottom w:val="none" w:sz="0" w:space="0" w:color="auto"/>
                    <w:right w:val="none" w:sz="0" w:space="0" w:color="auto"/>
                  </w:divBdr>
                  <w:divsChild>
                    <w:div w:id="16507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3284">
      <w:bodyDiv w:val="1"/>
      <w:marLeft w:val="0"/>
      <w:marRight w:val="0"/>
      <w:marTop w:val="0"/>
      <w:marBottom w:val="0"/>
      <w:divBdr>
        <w:top w:val="none" w:sz="0" w:space="0" w:color="auto"/>
        <w:left w:val="none" w:sz="0" w:space="0" w:color="auto"/>
        <w:bottom w:val="none" w:sz="0" w:space="0" w:color="auto"/>
        <w:right w:val="none" w:sz="0" w:space="0" w:color="auto"/>
      </w:divBdr>
    </w:div>
    <w:div w:id="1540162085">
      <w:bodyDiv w:val="1"/>
      <w:marLeft w:val="0"/>
      <w:marRight w:val="0"/>
      <w:marTop w:val="0"/>
      <w:marBottom w:val="0"/>
      <w:divBdr>
        <w:top w:val="none" w:sz="0" w:space="0" w:color="auto"/>
        <w:left w:val="none" w:sz="0" w:space="0" w:color="auto"/>
        <w:bottom w:val="none" w:sz="0" w:space="0" w:color="auto"/>
        <w:right w:val="none" w:sz="0" w:space="0" w:color="auto"/>
      </w:divBdr>
      <w:divsChild>
        <w:div w:id="868645025">
          <w:marLeft w:val="0"/>
          <w:marRight w:val="0"/>
          <w:marTop w:val="0"/>
          <w:marBottom w:val="0"/>
          <w:divBdr>
            <w:top w:val="none" w:sz="0" w:space="0" w:color="auto"/>
            <w:left w:val="none" w:sz="0" w:space="0" w:color="auto"/>
            <w:bottom w:val="none" w:sz="0" w:space="0" w:color="auto"/>
            <w:right w:val="none" w:sz="0" w:space="0" w:color="auto"/>
          </w:divBdr>
          <w:divsChild>
            <w:div w:id="1337994588">
              <w:marLeft w:val="0"/>
              <w:marRight w:val="0"/>
              <w:marTop w:val="0"/>
              <w:marBottom w:val="0"/>
              <w:divBdr>
                <w:top w:val="none" w:sz="0" w:space="0" w:color="auto"/>
                <w:left w:val="none" w:sz="0" w:space="0" w:color="auto"/>
                <w:bottom w:val="none" w:sz="0" w:space="0" w:color="auto"/>
                <w:right w:val="none" w:sz="0" w:space="0" w:color="auto"/>
              </w:divBdr>
              <w:divsChild>
                <w:div w:id="17861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04582">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sChild>
        <w:div w:id="228612004">
          <w:marLeft w:val="0"/>
          <w:marRight w:val="0"/>
          <w:marTop w:val="0"/>
          <w:marBottom w:val="0"/>
          <w:divBdr>
            <w:top w:val="none" w:sz="0" w:space="0" w:color="auto"/>
            <w:left w:val="none" w:sz="0" w:space="0" w:color="auto"/>
            <w:bottom w:val="none" w:sz="0" w:space="0" w:color="auto"/>
            <w:right w:val="none" w:sz="0" w:space="0" w:color="auto"/>
          </w:divBdr>
          <w:divsChild>
            <w:div w:id="841116953">
              <w:marLeft w:val="0"/>
              <w:marRight w:val="0"/>
              <w:marTop w:val="0"/>
              <w:marBottom w:val="0"/>
              <w:divBdr>
                <w:top w:val="none" w:sz="0" w:space="0" w:color="auto"/>
                <w:left w:val="none" w:sz="0" w:space="0" w:color="auto"/>
                <w:bottom w:val="none" w:sz="0" w:space="0" w:color="auto"/>
                <w:right w:val="none" w:sz="0" w:space="0" w:color="auto"/>
              </w:divBdr>
              <w:divsChild>
                <w:div w:id="8800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6115">
      <w:bodyDiv w:val="1"/>
      <w:marLeft w:val="0"/>
      <w:marRight w:val="0"/>
      <w:marTop w:val="0"/>
      <w:marBottom w:val="0"/>
      <w:divBdr>
        <w:top w:val="none" w:sz="0" w:space="0" w:color="auto"/>
        <w:left w:val="none" w:sz="0" w:space="0" w:color="auto"/>
        <w:bottom w:val="none" w:sz="0" w:space="0" w:color="auto"/>
        <w:right w:val="none" w:sz="0" w:space="0" w:color="auto"/>
      </w:divBdr>
    </w:div>
    <w:div w:id="1592548743">
      <w:bodyDiv w:val="1"/>
      <w:marLeft w:val="0"/>
      <w:marRight w:val="0"/>
      <w:marTop w:val="0"/>
      <w:marBottom w:val="0"/>
      <w:divBdr>
        <w:top w:val="none" w:sz="0" w:space="0" w:color="auto"/>
        <w:left w:val="none" w:sz="0" w:space="0" w:color="auto"/>
        <w:bottom w:val="none" w:sz="0" w:space="0" w:color="auto"/>
        <w:right w:val="none" w:sz="0" w:space="0" w:color="auto"/>
      </w:divBdr>
      <w:divsChild>
        <w:div w:id="1187527610">
          <w:marLeft w:val="0"/>
          <w:marRight w:val="0"/>
          <w:marTop w:val="0"/>
          <w:marBottom w:val="0"/>
          <w:divBdr>
            <w:top w:val="none" w:sz="0" w:space="0" w:color="auto"/>
            <w:left w:val="none" w:sz="0" w:space="0" w:color="auto"/>
            <w:bottom w:val="none" w:sz="0" w:space="0" w:color="auto"/>
            <w:right w:val="none" w:sz="0" w:space="0" w:color="auto"/>
          </w:divBdr>
          <w:divsChild>
            <w:div w:id="582687744">
              <w:marLeft w:val="0"/>
              <w:marRight w:val="0"/>
              <w:marTop w:val="0"/>
              <w:marBottom w:val="0"/>
              <w:divBdr>
                <w:top w:val="none" w:sz="0" w:space="0" w:color="auto"/>
                <w:left w:val="none" w:sz="0" w:space="0" w:color="auto"/>
                <w:bottom w:val="none" w:sz="0" w:space="0" w:color="auto"/>
                <w:right w:val="none" w:sz="0" w:space="0" w:color="auto"/>
              </w:divBdr>
              <w:divsChild>
                <w:div w:id="14732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9215">
      <w:bodyDiv w:val="1"/>
      <w:marLeft w:val="0"/>
      <w:marRight w:val="0"/>
      <w:marTop w:val="0"/>
      <w:marBottom w:val="0"/>
      <w:divBdr>
        <w:top w:val="none" w:sz="0" w:space="0" w:color="auto"/>
        <w:left w:val="none" w:sz="0" w:space="0" w:color="auto"/>
        <w:bottom w:val="none" w:sz="0" w:space="0" w:color="auto"/>
        <w:right w:val="none" w:sz="0" w:space="0" w:color="auto"/>
      </w:divBdr>
    </w:div>
    <w:div w:id="1598907979">
      <w:bodyDiv w:val="1"/>
      <w:marLeft w:val="0"/>
      <w:marRight w:val="0"/>
      <w:marTop w:val="0"/>
      <w:marBottom w:val="0"/>
      <w:divBdr>
        <w:top w:val="none" w:sz="0" w:space="0" w:color="auto"/>
        <w:left w:val="none" w:sz="0" w:space="0" w:color="auto"/>
        <w:bottom w:val="none" w:sz="0" w:space="0" w:color="auto"/>
        <w:right w:val="none" w:sz="0" w:space="0" w:color="auto"/>
      </w:divBdr>
      <w:divsChild>
        <w:div w:id="367291992">
          <w:marLeft w:val="0"/>
          <w:marRight w:val="0"/>
          <w:marTop w:val="0"/>
          <w:marBottom w:val="0"/>
          <w:divBdr>
            <w:top w:val="none" w:sz="0" w:space="0" w:color="auto"/>
            <w:left w:val="none" w:sz="0" w:space="0" w:color="auto"/>
            <w:bottom w:val="none" w:sz="0" w:space="0" w:color="auto"/>
            <w:right w:val="none" w:sz="0" w:space="0" w:color="auto"/>
          </w:divBdr>
          <w:divsChild>
            <w:div w:id="1035540575">
              <w:marLeft w:val="0"/>
              <w:marRight w:val="0"/>
              <w:marTop w:val="0"/>
              <w:marBottom w:val="0"/>
              <w:divBdr>
                <w:top w:val="none" w:sz="0" w:space="0" w:color="auto"/>
                <w:left w:val="none" w:sz="0" w:space="0" w:color="auto"/>
                <w:bottom w:val="none" w:sz="0" w:space="0" w:color="auto"/>
                <w:right w:val="none" w:sz="0" w:space="0" w:color="auto"/>
              </w:divBdr>
              <w:divsChild>
                <w:div w:id="9624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36161">
      <w:bodyDiv w:val="1"/>
      <w:marLeft w:val="0"/>
      <w:marRight w:val="0"/>
      <w:marTop w:val="0"/>
      <w:marBottom w:val="0"/>
      <w:divBdr>
        <w:top w:val="none" w:sz="0" w:space="0" w:color="auto"/>
        <w:left w:val="none" w:sz="0" w:space="0" w:color="auto"/>
        <w:bottom w:val="none" w:sz="0" w:space="0" w:color="auto"/>
        <w:right w:val="none" w:sz="0" w:space="0" w:color="auto"/>
      </w:divBdr>
      <w:divsChild>
        <w:div w:id="254751283">
          <w:marLeft w:val="0"/>
          <w:marRight w:val="0"/>
          <w:marTop w:val="0"/>
          <w:marBottom w:val="0"/>
          <w:divBdr>
            <w:top w:val="none" w:sz="0" w:space="0" w:color="auto"/>
            <w:left w:val="none" w:sz="0" w:space="0" w:color="auto"/>
            <w:bottom w:val="none" w:sz="0" w:space="0" w:color="auto"/>
            <w:right w:val="none" w:sz="0" w:space="0" w:color="auto"/>
          </w:divBdr>
          <w:divsChild>
            <w:div w:id="1189567528">
              <w:marLeft w:val="0"/>
              <w:marRight w:val="0"/>
              <w:marTop w:val="0"/>
              <w:marBottom w:val="0"/>
              <w:divBdr>
                <w:top w:val="none" w:sz="0" w:space="0" w:color="auto"/>
                <w:left w:val="none" w:sz="0" w:space="0" w:color="auto"/>
                <w:bottom w:val="none" w:sz="0" w:space="0" w:color="auto"/>
                <w:right w:val="none" w:sz="0" w:space="0" w:color="auto"/>
              </w:divBdr>
              <w:divsChild>
                <w:div w:id="19398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86696">
      <w:bodyDiv w:val="1"/>
      <w:marLeft w:val="0"/>
      <w:marRight w:val="0"/>
      <w:marTop w:val="0"/>
      <w:marBottom w:val="0"/>
      <w:divBdr>
        <w:top w:val="none" w:sz="0" w:space="0" w:color="auto"/>
        <w:left w:val="none" w:sz="0" w:space="0" w:color="auto"/>
        <w:bottom w:val="none" w:sz="0" w:space="0" w:color="auto"/>
        <w:right w:val="none" w:sz="0" w:space="0" w:color="auto"/>
      </w:divBdr>
    </w:div>
    <w:div w:id="1620213526">
      <w:bodyDiv w:val="1"/>
      <w:marLeft w:val="0"/>
      <w:marRight w:val="0"/>
      <w:marTop w:val="0"/>
      <w:marBottom w:val="0"/>
      <w:divBdr>
        <w:top w:val="none" w:sz="0" w:space="0" w:color="auto"/>
        <w:left w:val="none" w:sz="0" w:space="0" w:color="auto"/>
        <w:bottom w:val="none" w:sz="0" w:space="0" w:color="auto"/>
        <w:right w:val="none" w:sz="0" w:space="0" w:color="auto"/>
      </w:divBdr>
    </w:div>
    <w:div w:id="1629357652">
      <w:bodyDiv w:val="1"/>
      <w:marLeft w:val="0"/>
      <w:marRight w:val="0"/>
      <w:marTop w:val="0"/>
      <w:marBottom w:val="0"/>
      <w:divBdr>
        <w:top w:val="none" w:sz="0" w:space="0" w:color="auto"/>
        <w:left w:val="none" w:sz="0" w:space="0" w:color="auto"/>
        <w:bottom w:val="none" w:sz="0" w:space="0" w:color="auto"/>
        <w:right w:val="none" w:sz="0" w:space="0" w:color="auto"/>
      </w:divBdr>
    </w:div>
    <w:div w:id="1632393909">
      <w:bodyDiv w:val="1"/>
      <w:marLeft w:val="0"/>
      <w:marRight w:val="0"/>
      <w:marTop w:val="0"/>
      <w:marBottom w:val="0"/>
      <w:divBdr>
        <w:top w:val="none" w:sz="0" w:space="0" w:color="auto"/>
        <w:left w:val="none" w:sz="0" w:space="0" w:color="auto"/>
        <w:bottom w:val="none" w:sz="0" w:space="0" w:color="auto"/>
        <w:right w:val="none" w:sz="0" w:space="0" w:color="auto"/>
      </w:divBdr>
    </w:div>
    <w:div w:id="1658067273">
      <w:bodyDiv w:val="1"/>
      <w:marLeft w:val="0"/>
      <w:marRight w:val="0"/>
      <w:marTop w:val="0"/>
      <w:marBottom w:val="0"/>
      <w:divBdr>
        <w:top w:val="none" w:sz="0" w:space="0" w:color="auto"/>
        <w:left w:val="none" w:sz="0" w:space="0" w:color="auto"/>
        <w:bottom w:val="none" w:sz="0" w:space="0" w:color="auto"/>
        <w:right w:val="none" w:sz="0" w:space="0" w:color="auto"/>
      </w:divBdr>
    </w:div>
    <w:div w:id="1664041031">
      <w:bodyDiv w:val="1"/>
      <w:marLeft w:val="0"/>
      <w:marRight w:val="0"/>
      <w:marTop w:val="0"/>
      <w:marBottom w:val="0"/>
      <w:divBdr>
        <w:top w:val="none" w:sz="0" w:space="0" w:color="auto"/>
        <w:left w:val="none" w:sz="0" w:space="0" w:color="auto"/>
        <w:bottom w:val="none" w:sz="0" w:space="0" w:color="auto"/>
        <w:right w:val="none" w:sz="0" w:space="0" w:color="auto"/>
      </w:divBdr>
    </w:div>
    <w:div w:id="1687368506">
      <w:bodyDiv w:val="1"/>
      <w:marLeft w:val="0"/>
      <w:marRight w:val="0"/>
      <w:marTop w:val="0"/>
      <w:marBottom w:val="0"/>
      <w:divBdr>
        <w:top w:val="none" w:sz="0" w:space="0" w:color="auto"/>
        <w:left w:val="none" w:sz="0" w:space="0" w:color="auto"/>
        <w:bottom w:val="none" w:sz="0" w:space="0" w:color="auto"/>
        <w:right w:val="none" w:sz="0" w:space="0" w:color="auto"/>
      </w:divBdr>
    </w:div>
    <w:div w:id="1697389711">
      <w:bodyDiv w:val="1"/>
      <w:marLeft w:val="0"/>
      <w:marRight w:val="0"/>
      <w:marTop w:val="0"/>
      <w:marBottom w:val="0"/>
      <w:divBdr>
        <w:top w:val="none" w:sz="0" w:space="0" w:color="auto"/>
        <w:left w:val="none" w:sz="0" w:space="0" w:color="auto"/>
        <w:bottom w:val="none" w:sz="0" w:space="0" w:color="auto"/>
        <w:right w:val="none" w:sz="0" w:space="0" w:color="auto"/>
      </w:divBdr>
    </w:div>
    <w:div w:id="1698003452">
      <w:bodyDiv w:val="1"/>
      <w:marLeft w:val="0"/>
      <w:marRight w:val="0"/>
      <w:marTop w:val="0"/>
      <w:marBottom w:val="0"/>
      <w:divBdr>
        <w:top w:val="none" w:sz="0" w:space="0" w:color="auto"/>
        <w:left w:val="none" w:sz="0" w:space="0" w:color="auto"/>
        <w:bottom w:val="none" w:sz="0" w:space="0" w:color="auto"/>
        <w:right w:val="none" w:sz="0" w:space="0" w:color="auto"/>
      </w:divBdr>
      <w:divsChild>
        <w:div w:id="520362612">
          <w:marLeft w:val="0"/>
          <w:marRight w:val="0"/>
          <w:marTop w:val="0"/>
          <w:marBottom w:val="0"/>
          <w:divBdr>
            <w:top w:val="none" w:sz="0" w:space="0" w:color="auto"/>
            <w:left w:val="none" w:sz="0" w:space="0" w:color="auto"/>
            <w:bottom w:val="none" w:sz="0" w:space="0" w:color="auto"/>
            <w:right w:val="none" w:sz="0" w:space="0" w:color="auto"/>
          </w:divBdr>
          <w:divsChild>
            <w:div w:id="909387576">
              <w:marLeft w:val="0"/>
              <w:marRight w:val="0"/>
              <w:marTop w:val="0"/>
              <w:marBottom w:val="0"/>
              <w:divBdr>
                <w:top w:val="none" w:sz="0" w:space="0" w:color="auto"/>
                <w:left w:val="none" w:sz="0" w:space="0" w:color="auto"/>
                <w:bottom w:val="none" w:sz="0" w:space="0" w:color="auto"/>
                <w:right w:val="none" w:sz="0" w:space="0" w:color="auto"/>
              </w:divBdr>
              <w:divsChild>
                <w:div w:id="10925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1822">
      <w:bodyDiv w:val="1"/>
      <w:marLeft w:val="0"/>
      <w:marRight w:val="0"/>
      <w:marTop w:val="0"/>
      <w:marBottom w:val="0"/>
      <w:divBdr>
        <w:top w:val="none" w:sz="0" w:space="0" w:color="auto"/>
        <w:left w:val="none" w:sz="0" w:space="0" w:color="auto"/>
        <w:bottom w:val="none" w:sz="0" w:space="0" w:color="auto"/>
        <w:right w:val="none" w:sz="0" w:space="0" w:color="auto"/>
      </w:divBdr>
      <w:divsChild>
        <w:div w:id="1253777379">
          <w:marLeft w:val="0"/>
          <w:marRight w:val="0"/>
          <w:marTop w:val="0"/>
          <w:marBottom w:val="0"/>
          <w:divBdr>
            <w:top w:val="none" w:sz="0" w:space="0" w:color="auto"/>
            <w:left w:val="none" w:sz="0" w:space="0" w:color="auto"/>
            <w:bottom w:val="none" w:sz="0" w:space="0" w:color="auto"/>
            <w:right w:val="none" w:sz="0" w:space="0" w:color="auto"/>
          </w:divBdr>
          <w:divsChild>
            <w:div w:id="1554610947">
              <w:marLeft w:val="0"/>
              <w:marRight w:val="0"/>
              <w:marTop w:val="0"/>
              <w:marBottom w:val="0"/>
              <w:divBdr>
                <w:top w:val="none" w:sz="0" w:space="0" w:color="auto"/>
                <w:left w:val="none" w:sz="0" w:space="0" w:color="auto"/>
                <w:bottom w:val="none" w:sz="0" w:space="0" w:color="auto"/>
                <w:right w:val="none" w:sz="0" w:space="0" w:color="auto"/>
              </w:divBdr>
              <w:divsChild>
                <w:div w:id="942540346">
                  <w:marLeft w:val="0"/>
                  <w:marRight w:val="0"/>
                  <w:marTop w:val="0"/>
                  <w:marBottom w:val="0"/>
                  <w:divBdr>
                    <w:top w:val="none" w:sz="0" w:space="0" w:color="auto"/>
                    <w:left w:val="none" w:sz="0" w:space="0" w:color="auto"/>
                    <w:bottom w:val="none" w:sz="0" w:space="0" w:color="auto"/>
                    <w:right w:val="none" w:sz="0" w:space="0" w:color="auto"/>
                  </w:divBdr>
                  <w:divsChild>
                    <w:div w:id="18603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7168">
      <w:bodyDiv w:val="1"/>
      <w:marLeft w:val="0"/>
      <w:marRight w:val="0"/>
      <w:marTop w:val="0"/>
      <w:marBottom w:val="0"/>
      <w:divBdr>
        <w:top w:val="none" w:sz="0" w:space="0" w:color="auto"/>
        <w:left w:val="none" w:sz="0" w:space="0" w:color="auto"/>
        <w:bottom w:val="none" w:sz="0" w:space="0" w:color="auto"/>
        <w:right w:val="none" w:sz="0" w:space="0" w:color="auto"/>
      </w:divBdr>
    </w:div>
    <w:div w:id="1739208101">
      <w:bodyDiv w:val="1"/>
      <w:marLeft w:val="0"/>
      <w:marRight w:val="0"/>
      <w:marTop w:val="0"/>
      <w:marBottom w:val="0"/>
      <w:divBdr>
        <w:top w:val="none" w:sz="0" w:space="0" w:color="auto"/>
        <w:left w:val="none" w:sz="0" w:space="0" w:color="auto"/>
        <w:bottom w:val="none" w:sz="0" w:space="0" w:color="auto"/>
        <w:right w:val="none" w:sz="0" w:space="0" w:color="auto"/>
      </w:divBdr>
    </w:div>
    <w:div w:id="1754008211">
      <w:bodyDiv w:val="1"/>
      <w:marLeft w:val="0"/>
      <w:marRight w:val="0"/>
      <w:marTop w:val="0"/>
      <w:marBottom w:val="0"/>
      <w:divBdr>
        <w:top w:val="none" w:sz="0" w:space="0" w:color="auto"/>
        <w:left w:val="none" w:sz="0" w:space="0" w:color="auto"/>
        <w:bottom w:val="none" w:sz="0" w:space="0" w:color="auto"/>
        <w:right w:val="none" w:sz="0" w:space="0" w:color="auto"/>
      </w:divBdr>
      <w:divsChild>
        <w:div w:id="1749620026">
          <w:marLeft w:val="0"/>
          <w:marRight w:val="0"/>
          <w:marTop w:val="0"/>
          <w:marBottom w:val="0"/>
          <w:divBdr>
            <w:top w:val="none" w:sz="0" w:space="0" w:color="auto"/>
            <w:left w:val="none" w:sz="0" w:space="0" w:color="auto"/>
            <w:bottom w:val="none" w:sz="0" w:space="0" w:color="auto"/>
            <w:right w:val="none" w:sz="0" w:space="0" w:color="auto"/>
          </w:divBdr>
          <w:divsChild>
            <w:div w:id="278341654">
              <w:marLeft w:val="0"/>
              <w:marRight w:val="0"/>
              <w:marTop w:val="0"/>
              <w:marBottom w:val="0"/>
              <w:divBdr>
                <w:top w:val="none" w:sz="0" w:space="0" w:color="auto"/>
                <w:left w:val="none" w:sz="0" w:space="0" w:color="auto"/>
                <w:bottom w:val="none" w:sz="0" w:space="0" w:color="auto"/>
                <w:right w:val="none" w:sz="0" w:space="0" w:color="auto"/>
              </w:divBdr>
              <w:divsChild>
                <w:div w:id="10455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752842">
      <w:bodyDiv w:val="1"/>
      <w:marLeft w:val="0"/>
      <w:marRight w:val="0"/>
      <w:marTop w:val="0"/>
      <w:marBottom w:val="0"/>
      <w:divBdr>
        <w:top w:val="none" w:sz="0" w:space="0" w:color="auto"/>
        <w:left w:val="none" w:sz="0" w:space="0" w:color="auto"/>
        <w:bottom w:val="none" w:sz="0" w:space="0" w:color="auto"/>
        <w:right w:val="none" w:sz="0" w:space="0" w:color="auto"/>
      </w:divBdr>
      <w:divsChild>
        <w:div w:id="264926533">
          <w:marLeft w:val="0"/>
          <w:marRight w:val="0"/>
          <w:marTop w:val="0"/>
          <w:marBottom w:val="0"/>
          <w:divBdr>
            <w:top w:val="none" w:sz="0" w:space="0" w:color="auto"/>
            <w:left w:val="none" w:sz="0" w:space="0" w:color="auto"/>
            <w:bottom w:val="none" w:sz="0" w:space="0" w:color="auto"/>
            <w:right w:val="none" w:sz="0" w:space="0" w:color="auto"/>
          </w:divBdr>
          <w:divsChild>
            <w:div w:id="249848412">
              <w:marLeft w:val="0"/>
              <w:marRight w:val="0"/>
              <w:marTop w:val="0"/>
              <w:marBottom w:val="0"/>
              <w:divBdr>
                <w:top w:val="none" w:sz="0" w:space="0" w:color="auto"/>
                <w:left w:val="none" w:sz="0" w:space="0" w:color="auto"/>
                <w:bottom w:val="none" w:sz="0" w:space="0" w:color="auto"/>
                <w:right w:val="none" w:sz="0" w:space="0" w:color="auto"/>
              </w:divBdr>
              <w:divsChild>
                <w:div w:id="1081367378">
                  <w:marLeft w:val="0"/>
                  <w:marRight w:val="0"/>
                  <w:marTop w:val="0"/>
                  <w:marBottom w:val="0"/>
                  <w:divBdr>
                    <w:top w:val="none" w:sz="0" w:space="0" w:color="auto"/>
                    <w:left w:val="none" w:sz="0" w:space="0" w:color="auto"/>
                    <w:bottom w:val="none" w:sz="0" w:space="0" w:color="auto"/>
                    <w:right w:val="none" w:sz="0" w:space="0" w:color="auto"/>
                  </w:divBdr>
                </w:div>
              </w:divsChild>
            </w:div>
            <w:div w:id="534150507">
              <w:marLeft w:val="0"/>
              <w:marRight w:val="0"/>
              <w:marTop w:val="0"/>
              <w:marBottom w:val="0"/>
              <w:divBdr>
                <w:top w:val="none" w:sz="0" w:space="0" w:color="auto"/>
                <w:left w:val="none" w:sz="0" w:space="0" w:color="auto"/>
                <w:bottom w:val="none" w:sz="0" w:space="0" w:color="auto"/>
                <w:right w:val="none" w:sz="0" w:space="0" w:color="auto"/>
              </w:divBdr>
              <w:divsChild>
                <w:div w:id="1698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9902">
          <w:marLeft w:val="0"/>
          <w:marRight w:val="0"/>
          <w:marTop w:val="0"/>
          <w:marBottom w:val="0"/>
          <w:divBdr>
            <w:top w:val="none" w:sz="0" w:space="0" w:color="auto"/>
            <w:left w:val="none" w:sz="0" w:space="0" w:color="auto"/>
            <w:bottom w:val="none" w:sz="0" w:space="0" w:color="auto"/>
            <w:right w:val="none" w:sz="0" w:space="0" w:color="auto"/>
          </w:divBdr>
          <w:divsChild>
            <w:div w:id="1172180908">
              <w:marLeft w:val="0"/>
              <w:marRight w:val="0"/>
              <w:marTop w:val="0"/>
              <w:marBottom w:val="0"/>
              <w:divBdr>
                <w:top w:val="none" w:sz="0" w:space="0" w:color="auto"/>
                <w:left w:val="none" w:sz="0" w:space="0" w:color="auto"/>
                <w:bottom w:val="none" w:sz="0" w:space="0" w:color="auto"/>
                <w:right w:val="none" w:sz="0" w:space="0" w:color="auto"/>
              </w:divBdr>
              <w:divsChild>
                <w:div w:id="21069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20697">
      <w:bodyDiv w:val="1"/>
      <w:marLeft w:val="0"/>
      <w:marRight w:val="0"/>
      <w:marTop w:val="0"/>
      <w:marBottom w:val="0"/>
      <w:divBdr>
        <w:top w:val="none" w:sz="0" w:space="0" w:color="auto"/>
        <w:left w:val="none" w:sz="0" w:space="0" w:color="auto"/>
        <w:bottom w:val="none" w:sz="0" w:space="0" w:color="auto"/>
        <w:right w:val="none" w:sz="0" w:space="0" w:color="auto"/>
      </w:divBdr>
    </w:div>
    <w:div w:id="1784808278">
      <w:bodyDiv w:val="1"/>
      <w:marLeft w:val="0"/>
      <w:marRight w:val="0"/>
      <w:marTop w:val="0"/>
      <w:marBottom w:val="0"/>
      <w:divBdr>
        <w:top w:val="none" w:sz="0" w:space="0" w:color="auto"/>
        <w:left w:val="none" w:sz="0" w:space="0" w:color="auto"/>
        <w:bottom w:val="none" w:sz="0" w:space="0" w:color="auto"/>
        <w:right w:val="none" w:sz="0" w:space="0" w:color="auto"/>
      </w:divBdr>
    </w:div>
    <w:div w:id="1790120545">
      <w:bodyDiv w:val="1"/>
      <w:marLeft w:val="0"/>
      <w:marRight w:val="0"/>
      <w:marTop w:val="0"/>
      <w:marBottom w:val="0"/>
      <w:divBdr>
        <w:top w:val="none" w:sz="0" w:space="0" w:color="auto"/>
        <w:left w:val="none" w:sz="0" w:space="0" w:color="auto"/>
        <w:bottom w:val="none" w:sz="0" w:space="0" w:color="auto"/>
        <w:right w:val="none" w:sz="0" w:space="0" w:color="auto"/>
      </w:divBdr>
    </w:div>
    <w:div w:id="1826822384">
      <w:bodyDiv w:val="1"/>
      <w:marLeft w:val="0"/>
      <w:marRight w:val="0"/>
      <w:marTop w:val="0"/>
      <w:marBottom w:val="0"/>
      <w:divBdr>
        <w:top w:val="none" w:sz="0" w:space="0" w:color="auto"/>
        <w:left w:val="none" w:sz="0" w:space="0" w:color="auto"/>
        <w:bottom w:val="none" w:sz="0" w:space="0" w:color="auto"/>
        <w:right w:val="none" w:sz="0" w:space="0" w:color="auto"/>
      </w:divBdr>
      <w:divsChild>
        <w:div w:id="1521775160">
          <w:marLeft w:val="0"/>
          <w:marRight w:val="0"/>
          <w:marTop w:val="0"/>
          <w:marBottom w:val="0"/>
          <w:divBdr>
            <w:top w:val="none" w:sz="0" w:space="0" w:color="auto"/>
            <w:left w:val="none" w:sz="0" w:space="0" w:color="auto"/>
            <w:bottom w:val="none" w:sz="0" w:space="0" w:color="auto"/>
            <w:right w:val="none" w:sz="0" w:space="0" w:color="auto"/>
          </w:divBdr>
          <w:divsChild>
            <w:div w:id="1987395197">
              <w:marLeft w:val="0"/>
              <w:marRight w:val="0"/>
              <w:marTop w:val="0"/>
              <w:marBottom w:val="0"/>
              <w:divBdr>
                <w:top w:val="none" w:sz="0" w:space="0" w:color="auto"/>
                <w:left w:val="none" w:sz="0" w:space="0" w:color="auto"/>
                <w:bottom w:val="none" w:sz="0" w:space="0" w:color="auto"/>
                <w:right w:val="none" w:sz="0" w:space="0" w:color="auto"/>
              </w:divBdr>
              <w:divsChild>
                <w:div w:id="5513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01318">
      <w:bodyDiv w:val="1"/>
      <w:marLeft w:val="0"/>
      <w:marRight w:val="0"/>
      <w:marTop w:val="0"/>
      <w:marBottom w:val="0"/>
      <w:divBdr>
        <w:top w:val="none" w:sz="0" w:space="0" w:color="auto"/>
        <w:left w:val="none" w:sz="0" w:space="0" w:color="auto"/>
        <w:bottom w:val="none" w:sz="0" w:space="0" w:color="auto"/>
        <w:right w:val="none" w:sz="0" w:space="0" w:color="auto"/>
      </w:divBdr>
    </w:div>
    <w:div w:id="1847354783">
      <w:bodyDiv w:val="1"/>
      <w:marLeft w:val="0"/>
      <w:marRight w:val="0"/>
      <w:marTop w:val="0"/>
      <w:marBottom w:val="0"/>
      <w:divBdr>
        <w:top w:val="none" w:sz="0" w:space="0" w:color="auto"/>
        <w:left w:val="none" w:sz="0" w:space="0" w:color="auto"/>
        <w:bottom w:val="none" w:sz="0" w:space="0" w:color="auto"/>
        <w:right w:val="none" w:sz="0" w:space="0" w:color="auto"/>
      </w:divBdr>
      <w:divsChild>
        <w:div w:id="299072236">
          <w:marLeft w:val="0"/>
          <w:marRight w:val="0"/>
          <w:marTop w:val="0"/>
          <w:marBottom w:val="0"/>
          <w:divBdr>
            <w:top w:val="none" w:sz="0" w:space="0" w:color="auto"/>
            <w:left w:val="none" w:sz="0" w:space="0" w:color="auto"/>
            <w:bottom w:val="none" w:sz="0" w:space="0" w:color="auto"/>
            <w:right w:val="none" w:sz="0" w:space="0" w:color="auto"/>
          </w:divBdr>
          <w:divsChild>
            <w:div w:id="2044671264">
              <w:marLeft w:val="0"/>
              <w:marRight w:val="0"/>
              <w:marTop w:val="0"/>
              <w:marBottom w:val="0"/>
              <w:divBdr>
                <w:top w:val="none" w:sz="0" w:space="0" w:color="auto"/>
                <w:left w:val="none" w:sz="0" w:space="0" w:color="auto"/>
                <w:bottom w:val="none" w:sz="0" w:space="0" w:color="auto"/>
                <w:right w:val="none" w:sz="0" w:space="0" w:color="auto"/>
              </w:divBdr>
              <w:divsChild>
                <w:div w:id="1228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5657">
      <w:bodyDiv w:val="1"/>
      <w:marLeft w:val="0"/>
      <w:marRight w:val="0"/>
      <w:marTop w:val="0"/>
      <w:marBottom w:val="0"/>
      <w:divBdr>
        <w:top w:val="none" w:sz="0" w:space="0" w:color="auto"/>
        <w:left w:val="none" w:sz="0" w:space="0" w:color="auto"/>
        <w:bottom w:val="none" w:sz="0" w:space="0" w:color="auto"/>
        <w:right w:val="none" w:sz="0" w:space="0" w:color="auto"/>
      </w:divBdr>
    </w:div>
    <w:div w:id="1861816511">
      <w:bodyDiv w:val="1"/>
      <w:marLeft w:val="0"/>
      <w:marRight w:val="0"/>
      <w:marTop w:val="0"/>
      <w:marBottom w:val="0"/>
      <w:divBdr>
        <w:top w:val="none" w:sz="0" w:space="0" w:color="auto"/>
        <w:left w:val="none" w:sz="0" w:space="0" w:color="auto"/>
        <w:bottom w:val="none" w:sz="0" w:space="0" w:color="auto"/>
        <w:right w:val="none" w:sz="0" w:space="0" w:color="auto"/>
      </w:divBdr>
    </w:div>
    <w:div w:id="1892766084">
      <w:bodyDiv w:val="1"/>
      <w:marLeft w:val="0"/>
      <w:marRight w:val="0"/>
      <w:marTop w:val="0"/>
      <w:marBottom w:val="0"/>
      <w:divBdr>
        <w:top w:val="none" w:sz="0" w:space="0" w:color="auto"/>
        <w:left w:val="none" w:sz="0" w:space="0" w:color="auto"/>
        <w:bottom w:val="none" w:sz="0" w:space="0" w:color="auto"/>
        <w:right w:val="none" w:sz="0" w:space="0" w:color="auto"/>
      </w:divBdr>
    </w:div>
    <w:div w:id="1901089389">
      <w:bodyDiv w:val="1"/>
      <w:marLeft w:val="0"/>
      <w:marRight w:val="0"/>
      <w:marTop w:val="0"/>
      <w:marBottom w:val="0"/>
      <w:divBdr>
        <w:top w:val="none" w:sz="0" w:space="0" w:color="auto"/>
        <w:left w:val="none" w:sz="0" w:space="0" w:color="auto"/>
        <w:bottom w:val="none" w:sz="0" w:space="0" w:color="auto"/>
        <w:right w:val="none" w:sz="0" w:space="0" w:color="auto"/>
      </w:divBdr>
    </w:div>
    <w:div w:id="1911185364">
      <w:bodyDiv w:val="1"/>
      <w:marLeft w:val="0"/>
      <w:marRight w:val="0"/>
      <w:marTop w:val="0"/>
      <w:marBottom w:val="0"/>
      <w:divBdr>
        <w:top w:val="none" w:sz="0" w:space="0" w:color="auto"/>
        <w:left w:val="none" w:sz="0" w:space="0" w:color="auto"/>
        <w:bottom w:val="none" w:sz="0" w:space="0" w:color="auto"/>
        <w:right w:val="none" w:sz="0" w:space="0" w:color="auto"/>
      </w:divBdr>
    </w:div>
    <w:div w:id="1912959931">
      <w:bodyDiv w:val="1"/>
      <w:marLeft w:val="0"/>
      <w:marRight w:val="0"/>
      <w:marTop w:val="0"/>
      <w:marBottom w:val="0"/>
      <w:divBdr>
        <w:top w:val="none" w:sz="0" w:space="0" w:color="auto"/>
        <w:left w:val="none" w:sz="0" w:space="0" w:color="auto"/>
        <w:bottom w:val="none" w:sz="0" w:space="0" w:color="auto"/>
        <w:right w:val="none" w:sz="0" w:space="0" w:color="auto"/>
      </w:divBdr>
      <w:divsChild>
        <w:div w:id="263348430">
          <w:marLeft w:val="0"/>
          <w:marRight w:val="0"/>
          <w:marTop w:val="0"/>
          <w:marBottom w:val="0"/>
          <w:divBdr>
            <w:top w:val="none" w:sz="0" w:space="0" w:color="auto"/>
            <w:left w:val="none" w:sz="0" w:space="0" w:color="auto"/>
            <w:bottom w:val="none" w:sz="0" w:space="0" w:color="auto"/>
            <w:right w:val="none" w:sz="0" w:space="0" w:color="auto"/>
          </w:divBdr>
          <w:divsChild>
            <w:div w:id="1462116338">
              <w:marLeft w:val="0"/>
              <w:marRight w:val="0"/>
              <w:marTop w:val="0"/>
              <w:marBottom w:val="0"/>
              <w:divBdr>
                <w:top w:val="none" w:sz="0" w:space="0" w:color="auto"/>
                <w:left w:val="none" w:sz="0" w:space="0" w:color="auto"/>
                <w:bottom w:val="none" w:sz="0" w:space="0" w:color="auto"/>
                <w:right w:val="none" w:sz="0" w:space="0" w:color="auto"/>
              </w:divBdr>
              <w:divsChild>
                <w:div w:id="2053842869">
                  <w:marLeft w:val="0"/>
                  <w:marRight w:val="0"/>
                  <w:marTop w:val="0"/>
                  <w:marBottom w:val="0"/>
                  <w:divBdr>
                    <w:top w:val="none" w:sz="0" w:space="0" w:color="auto"/>
                    <w:left w:val="none" w:sz="0" w:space="0" w:color="auto"/>
                    <w:bottom w:val="none" w:sz="0" w:space="0" w:color="auto"/>
                    <w:right w:val="none" w:sz="0" w:space="0" w:color="auto"/>
                  </w:divBdr>
                  <w:divsChild>
                    <w:div w:id="16685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21333">
      <w:bodyDiv w:val="1"/>
      <w:marLeft w:val="0"/>
      <w:marRight w:val="0"/>
      <w:marTop w:val="0"/>
      <w:marBottom w:val="0"/>
      <w:divBdr>
        <w:top w:val="none" w:sz="0" w:space="0" w:color="auto"/>
        <w:left w:val="none" w:sz="0" w:space="0" w:color="auto"/>
        <w:bottom w:val="none" w:sz="0" w:space="0" w:color="auto"/>
        <w:right w:val="none" w:sz="0" w:space="0" w:color="auto"/>
      </w:divBdr>
    </w:div>
    <w:div w:id="1932003908">
      <w:bodyDiv w:val="1"/>
      <w:marLeft w:val="0"/>
      <w:marRight w:val="0"/>
      <w:marTop w:val="0"/>
      <w:marBottom w:val="0"/>
      <w:divBdr>
        <w:top w:val="none" w:sz="0" w:space="0" w:color="auto"/>
        <w:left w:val="none" w:sz="0" w:space="0" w:color="auto"/>
        <w:bottom w:val="none" w:sz="0" w:space="0" w:color="auto"/>
        <w:right w:val="none" w:sz="0" w:space="0" w:color="auto"/>
      </w:divBdr>
    </w:div>
    <w:div w:id="1932659124">
      <w:bodyDiv w:val="1"/>
      <w:marLeft w:val="0"/>
      <w:marRight w:val="0"/>
      <w:marTop w:val="0"/>
      <w:marBottom w:val="0"/>
      <w:divBdr>
        <w:top w:val="none" w:sz="0" w:space="0" w:color="auto"/>
        <w:left w:val="none" w:sz="0" w:space="0" w:color="auto"/>
        <w:bottom w:val="none" w:sz="0" w:space="0" w:color="auto"/>
        <w:right w:val="none" w:sz="0" w:space="0" w:color="auto"/>
      </w:divBdr>
    </w:div>
    <w:div w:id="1947230456">
      <w:bodyDiv w:val="1"/>
      <w:marLeft w:val="0"/>
      <w:marRight w:val="0"/>
      <w:marTop w:val="0"/>
      <w:marBottom w:val="0"/>
      <w:divBdr>
        <w:top w:val="none" w:sz="0" w:space="0" w:color="auto"/>
        <w:left w:val="none" w:sz="0" w:space="0" w:color="auto"/>
        <w:bottom w:val="none" w:sz="0" w:space="0" w:color="auto"/>
        <w:right w:val="none" w:sz="0" w:space="0" w:color="auto"/>
      </w:divBdr>
    </w:div>
    <w:div w:id="1966228079">
      <w:bodyDiv w:val="1"/>
      <w:marLeft w:val="0"/>
      <w:marRight w:val="0"/>
      <w:marTop w:val="0"/>
      <w:marBottom w:val="0"/>
      <w:divBdr>
        <w:top w:val="none" w:sz="0" w:space="0" w:color="auto"/>
        <w:left w:val="none" w:sz="0" w:space="0" w:color="auto"/>
        <w:bottom w:val="none" w:sz="0" w:space="0" w:color="auto"/>
        <w:right w:val="none" w:sz="0" w:space="0" w:color="auto"/>
      </w:divBdr>
      <w:divsChild>
        <w:div w:id="396241639">
          <w:marLeft w:val="0"/>
          <w:marRight w:val="0"/>
          <w:marTop w:val="0"/>
          <w:marBottom w:val="0"/>
          <w:divBdr>
            <w:top w:val="none" w:sz="0" w:space="0" w:color="auto"/>
            <w:left w:val="none" w:sz="0" w:space="0" w:color="auto"/>
            <w:bottom w:val="none" w:sz="0" w:space="0" w:color="auto"/>
            <w:right w:val="none" w:sz="0" w:space="0" w:color="auto"/>
          </w:divBdr>
          <w:divsChild>
            <w:div w:id="2026591495">
              <w:marLeft w:val="0"/>
              <w:marRight w:val="0"/>
              <w:marTop w:val="0"/>
              <w:marBottom w:val="0"/>
              <w:divBdr>
                <w:top w:val="none" w:sz="0" w:space="0" w:color="auto"/>
                <w:left w:val="none" w:sz="0" w:space="0" w:color="auto"/>
                <w:bottom w:val="none" w:sz="0" w:space="0" w:color="auto"/>
                <w:right w:val="none" w:sz="0" w:space="0" w:color="auto"/>
              </w:divBdr>
              <w:divsChild>
                <w:div w:id="320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68362">
      <w:bodyDiv w:val="1"/>
      <w:marLeft w:val="0"/>
      <w:marRight w:val="0"/>
      <w:marTop w:val="0"/>
      <w:marBottom w:val="0"/>
      <w:divBdr>
        <w:top w:val="none" w:sz="0" w:space="0" w:color="auto"/>
        <w:left w:val="none" w:sz="0" w:space="0" w:color="auto"/>
        <w:bottom w:val="none" w:sz="0" w:space="0" w:color="auto"/>
        <w:right w:val="none" w:sz="0" w:space="0" w:color="auto"/>
      </w:divBdr>
    </w:div>
    <w:div w:id="1975790100">
      <w:bodyDiv w:val="1"/>
      <w:marLeft w:val="0"/>
      <w:marRight w:val="0"/>
      <w:marTop w:val="0"/>
      <w:marBottom w:val="0"/>
      <w:divBdr>
        <w:top w:val="none" w:sz="0" w:space="0" w:color="auto"/>
        <w:left w:val="none" w:sz="0" w:space="0" w:color="auto"/>
        <w:bottom w:val="none" w:sz="0" w:space="0" w:color="auto"/>
        <w:right w:val="none" w:sz="0" w:space="0" w:color="auto"/>
      </w:divBdr>
    </w:div>
    <w:div w:id="1987777711">
      <w:bodyDiv w:val="1"/>
      <w:marLeft w:val="0"/>
      <w:marRight w:val="0"/>
      <w:marTop w:val="0"/>
      <w:marBottom w:val="0"/>
      <w:divBdr>
        <w:top w:val="none" w:sz="0" w:space="0" w:color="auto"/>
        <w:left w:val="none" w:sz="0" w:space="0" w:color="auto"/>
        <w:bottom w:val="none" w:sz="0" w:space="0" w:color="auto"/>
        <w:right w:val="none" w:sz="0" w:space="0" w:color="auto"/>
      </w:divBdr>
    </w:div>
    <w:div w:id="1993757601">
      <w:bodyDiv w:val="1"/>
      <w:marLeft w:val="0"/>
      <w:marRight w:val="0"/>
      <w:marTop w:val="0"/>
      <w:marBottom w:val="0"/>
      <w:divBdr>
        <w:top w:val="none" w:sz="0" w:space="0" w:color="auto"/>
        <w:left w:val="none" w:sz="0" w:space="0" w:color="auto"/>
        <w:bottom w:val="none" w:sz="0" w:space="0" w:color="auto"/>
        <w:right w:val="none" w:sz="0" w:space="0" w:color="auto"/>
      </w:divBdr>
    </w:div>
    <w:div w:id="2001885361">
      <w:bodyDiv w:val="1"/>
      <w:marLeft w:val="0"/>
      <w:marRight w:val="0"/>
      <w:marTop w:val="0"/>
      <w:marBottom w:val="0"/>
      <w:divBdr>
        <w:top w:val="none" w:sz="0" w:space="0" w:color="auto"/>
        <w:left w:val="none" w:sz="0" w:space="0" w:color="auto"/>
        <w:bottom w:val="none" w:sz="0" w:space="0" w:color="auto"/>
        <w:right w:val="none" w:sz="0" w:space="0" w:color="auto"/>
      </w:divBdr>
      <w:divsChild>
        <w:div w:id="763574162">
          <w:marLeft w:val="0"/>
          <w:marRight w:val="0"/>
          <w:marTop w:val="0"/>
          <w:marBottom w:val="0"/>
          <w:divBdr>
            <w:top w:val="none" w:sz="0" w:space="0" w:color="auto"/>
            <w:left w:val="none" w:sz="0" w:space="0" w:color="auto"/>
            <w:bottom w:val="none" w:sz="0" w:space="0" w:color="auto"/>
            <w:right w:val="none" w:sz="0" w:space="0" w:color="auto"/>
          </w:divBdr>
          <w:divsChild>
            <w:div w:id="1197890281">
              <w:marLeft w:val="0"/>
              <w:marRight w:val="0"/>
              <w:marTop w:val="0"/>
              <w:marBottom w:val="0"/>
              <w:divBdr>
                <w:top w:val="none" w:sz="0" w:space="0" w:color="auto"/>
                <w:left w:val="none" w:sz="0" w:space="0" w:color="auto"/>
                <w:bottom w:val="none" w:sz="0" w:space="0" w:color="auto"/>
                <w:right w:val="none" w:sz="0" w:space="0" w:color="auto"/>
              </w:divBdr>
              <w:divsChild>
                <w:div w:id="20886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78556">
      <w:bodyDiv w:val="1"/>
      <w:marLeft w:val="0"/>
      <w:marRight w:val="0"/>
      <w:marTop w:val="0"/>
      <w:marBottom w:val="0"/>
      <w:divBdr>
        <w:top w:val="none" w:sz="0" w:space="0" w:color="auto"/>
        <w:left w:val="none" w:sz="0" w:space="0" w:color="auto"/>
        <w:bottom w:val="none" w:sz="0" w:space="0" w:color="auto"/>
        <w:right w:val="none" w:sz="0" w:space="0" w:color="auto"/>
      </w:divBdr>
      <w:divsChild>
        <w:div w:id="250890779">
          <w:marLeft w:val="0"/>
          <w:marRight w:val="0"/>
          <w:marTop w:val="0"/>
          <w:marBottom w:val="0"/>
          <w:divBdr>
            <w:top w:val="none" w:sz="0" w:space="0" w:color="auto"/>
            <w:left w:val="none" w:sz="0" w:space="0" w:color="auto"/>
            <w:bottom w:val="none" w:sz="0" w:space="0" w:color="auto"/>
            <w:right w:val="none" w:sz="0" w:space="0" w:color="auto"/>
          </w:divBdr>
        </w:div>
      </w:divsChild>
    </w:div>
    <w:div w:id="2049644358">
      <w:bodyDiv w:val="1"/>
      <w:marLeft w:val="0"/>
      <w:marRight w:val="0"/>
      <w:marTop w:val="0"/>
      <w:marBottom w:val="0"/>
      <w:divBdr>
        <w:top w:val="none" w:sz="0" w:space="0" w:color="auto"/>
        <w:left w:val="none" w:sz="0" w:space="0" w:color="auto"/>
        <w:bottom w:val="none" w:sz="0" w:space="0" w:color="auto"/>
        <w:right w:val="none" w:sz="0" w:space="0" w:color="auto"/>
      </w:divBdr>
    </w:div>
    <w:div w:id="2063475287">
      <w:bodyDiv w:val="1"/>
      <w:marLeft w:val="0"/>
      <w:marRight w:val="0"/>
      <w:marTop w:val="0"/>
      <w:marBottom w:val="0"/>
      <w:divBdr>
        <w:top w:val="none" w:sz="0" w:space="0" w:color="auto"/>
        <w:left w:val="none" w:sz="0" w:space="0" w:color="auto"/>
        <w:bottom w:val="none" w:sz="0" w:space="0" w:color="auto"/>
        <w:right w:val="none" w:sz="0" w:space="0" w:color="auto"/>
      </w:divBdr>
    </w:div>
    <w:div w:id="2070688279">
      <w:bodyDiv w:val="1"/>
      <w:marLeft w:val="0"/>
      <w:marRight w:val="0"/>
      <w:marTop w:val="0"/>
      <w:marBottom w:val="0"/>
      <w:divBdr>
        <w:top w:val="none" w:sz="0" w:space="0" w:color="auto"/>
        <w:left w:val="none" w:sz="0" w:space="0" w:color="auto"/>
        <w:bottom w:val="none" w:sz="0" w:space="0" w:color="auto"/>
        <w:right w:val="none" w:sz="0" w:space="0" w:color="auto"/>
      </w:divBdr>
    </w:div>
    <w:div w:id="2093776456">
      <w:bodyDiv w:val="1"/>
      <w:marLeft w:val="0"/>
      <w:marRight w:val="0"/>
      <w:marTop w:val="0"/>
      <w:marBottom w:val="0"/>
      <w:divBdr>
        <w:top w:val="none" w:sz="0" w:space="0" w:color="auto"/>
        <w:left w:val="none" w:sz="0" w:space="0" w:color="auto"/>
        <w:bottom w:val="none" w:sz="0" w:space="0" w:color="auto"/>
        <w:right w:val="none" w:sz="0" w:space="0" w:color="auto"/>
      </w:divBdr>
    </w:div>
    <w:div w:id="2100520849">
      <w:bodyDiv w:val="1"/>
      <w:marLeft w:val="0"/>
      <w:marRight w:val="0"/>
      <w:marTop w:val="0"/>
      <w:marBottom w:val="0"/>
      <w:divBdr>
        <w:top w:val="none" w:sz="0" w:space="0" w:color="auto"/>
        <w:left w:val="none" w:sz="0" w:space="0" w:color="auto"/>
        <w:bottom w:val="none" w:sz="0" w:space="0" w:color="auto"/>
        <w:right w:val="none" w:sz="0" w:space="0" w:color="auto"/>
      </w:divBdr>
    </w:div>
    <w:div w:id="2104328012">
      <w:bodyDiv w:val="1"/>
      <w:marLeft w:val="0"/>
      <w:marRight w:val="0"/>
      <w:marTop w:val="0"/>
      <w:marBottom w:val="0"/>
      <w:divBdr>
        <w:top w:val="none" w:sz="0" w:space="0" w:color="auto"/>
        <w:left w:val="none" w:sz="0" w:space="0" w:color="auto"/>
        <w:bottom w:val="none" w:sz="0" w:space="0" w:color="auto"/>
        <w:right w:val="none" w:sz="0" w:space="0" w:color="auto"/>
      </w:divBdr>
    </w:div>
    <w:div w:id="2120178707">
      <w:bodyDiv w:val="1"/>
      <w:marLeft w:val="0"/>
      <w:marRight w:val="0"/>
      <w:marTop w:val="0"/>
      <w:marBottom w:val="0"/>
      <w:divBdr>
        <w:top w:val="none" w:sz="0" w:space="0" w:color="auto"/>
        <w:left w:val="none" w:sz="0" w:space="0" w:color="auto"/>
        <w:bottom w:val="none" w:sz="0" w:space="0" w:color="auto"/>
        <w:right w:val="none" w:sz="0" w:space="0" w:color="auto"/>
      </w:divBdr>
      <w:divsChild>
        <w:div w:id="380178803">
          <w:marLeft w:val="0"/>
          <w:marRight w:val="0"/>
          <w:marTop w:val="0"/>
          <w:marBottom w:val="0"/>
          <w:divBdr>
            <w:top w:val="none" w:sz="0" w:space="0" w:color="auto"/>
            <w:left w:val="none" w:sz="0" w:space="0" w:color="auto"/>
            <w:bottom w:val="none" w:sz="0" w:space="0" w:color="auto"/>
            <w:right w:val="none" w:sz="0" w:space="0" w:color="auto"/>
          </w:divBdr>
          <w:divsChild>
            <w:div w:id="1404646648">
              <w:marLeft w:val="0"/>
              <w:marRight w:val="0"/>
              <w:marTop w:val="0"/>
              <w:marBottom w:val="0"/>
              <w:divBdr>
                <w:top w:val="none" w:sz="0" w:space="0" w:color="auto"/>
                <w:left w:val="none" w:sz="0" w:space="0" w:color="auto"/>
                <w:bottom w:val="none" w:sz="0" w:space="0" w:color="auto"/>
                <w:right w:val="none" w:sz="0" w:space="0" w:color="auto"/>
              </w:divBdr>
              <w:divsChild>
                <w:div w:id="6124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1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4C363-0DFB-4840-B6A2-090451118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50</Pages>
  <Words>10988</Words>
  <Characters>62638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Sajeev (Researcher)</dc:creator>
  <cp:keywords/>
  <dc:description/>
  <cp:lastModifiedBy>Abhijit Sharma</cp:lastModifiedBy>
  <cp:revision>271</cp:revision>
  <cp:lastPrinted>2022-04-13T07:25:00Z</cp:lastPrinted>
  <dcterms:created xsi:type="dcterms:W3CDTF">2022-04-06T06:10:00Z</dcterms:created>
  <dcterms:modified xsi:type="dcterms:W3CDTF">2022-05-29T17:45:00Z</dcterms:modified>
</cp:coreProperties>
</file>